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9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795"/>
      </w:tblGrid>
      <w:tr w:rsidR="005B1A5F" w:rsidRPr="007D5401" w14:paraId="13A4AF40" w14:textId="77777777" w:rsidTr="005A755C">
        <w:tc>
          <w:tcPr>
            <w:tcW w:w="10795" w:type="dxa"/>
          </w:tcPr>
          <w:p w14:paraId="1985ABC6" w14:textId="3AF4C0AE" w:rsidR="005B1A5F" w:rsidRPr="007D5401" w:rsidRDefault="005B1A5F" w:rsidP="00545CC8">
            <w:r>
              <w:t xml:space="preserve">Homeowner </w:t>
            </w:r>
            <w:r w:rsidR="00716364">
              <w:t>n</w:t>
            </w:r>
            <w:r w:rsidRPr="007D5401">
              <w:t>ame</w:t>
            </w:r>
            <w:r>
              <w:t xml:space="preserve">: </w:t>
            </w:r>
          </w:p>
        </w:tc>
      </w:tr>
      <w:tr w:rsidR="005B1A5F" w:rsidRPr="007D5401" w14:paraId="01BB03F6" w14:textId="77777777" w:rsidTr="005A755C">
        <w:tc>
          <w:tcPr>
            <w:tcW w:w="10795" w:type="dxa"/>
          </w:tcPr>
          <w:p w14:paraId="26B97E3A" w14:textId="16A433C8" w:rsidR="005B1A5F" w:rsidRPr="007D5401" w:rsidRDefault="005B1A5F" w:rsidP="00545CC8">
            <w:r>
              <w:t>Home address:</w:t>
            </w:r>
          </w:p>
        </w:tc>
      </w:tr>
      <w:tr w:rsidR="005B1A5F" w:rsidRPr="007D5401" w14:paraId="13DB8E5D" w14:textId="77777777" w:rsidTr="005A755C">
        <w:tc>
          <w:tcPr>
            <w:tcW w:w="10795" w:type="dxa"/>
          </w:tcPr>
          <w:p w14:paraId="17614FE4" w14:textId="2ADF5104" w:rsidR="005B1A5F" w:rsidRDefault="00716364" w:rsidP="00545CC8">
            <w:r>
              <w:t>Date of final inspection:</w:t>
            </w:r>
          </w:p>
        </w:tc>
      </w:tr>
      <w:tr w:rsidR="005B1A5F" w:rsidRPr="00C66FD5" w14:paraId="685059A2" w14:textId="77777777" w:rsidTr="005A755C">
        <w:tc>
          <w:tcPr>
            <w:tcW w:w="10795" w:type="dxa"/>
          </w:tcPr>
          <w:p w14:paraId="5C078639" w14:textId="21120796" w:rsidR="005B1A5F" w:rsidRPr="00C81BFB" w:rsidRDefault="005B1A5F" w:rsidP="005B1A5F">
            <w:pPr>
              <w:rPr>
                <w:lang w:val="fr-FR"/>
              </w:rPr>
            </w:pPr>
            <w:r w:rsidRPr="00C66FD5">
              <w:rPr>
                <w:lang w:val="fr-FR"/>
              </w:rPr>
              <w:t xml:space="preserve">Installation </w:t>
            </w:r>
            <w:proofErr w:type="gramStart"/>
            <w:r w:rsidR="002118FA" w:rsidRPr="00C66FD5">
              <w:rPr>
                <w:lang w:val="fr-FR"/>
              </w:rPr>
              <w:t>C</w:t>
            </w:r>
            <w:r w:rsidR="002118FA">
              <w:rPr>
                <w:lang w:val="fr-FR"/>
              </w:rPr>
              <w:t>ontractor</w:t>
            </w:r>
            <w:r w:rsidRPr="00C66FD5">
              <w:rPr>
                <w:lang w:val="fr-FR"/>
              </w:rPr>
              <w:t>:</w:t>
            </w:r>
            <w:proofErr w:type="gramEnd"/>
          </w:p>
        </w:tc>
      </w:tr>
      <w:tr w:rsidR="009568C1" w:rsidRPr="00C66FD5" w14:paraId="25E4DC4E" w14:textId="77777777" w:rsidTr="005A755C">
        <w:tc>
          <w:tcPr>
            <w:tcW w:w="10795" w:type="dxa"/>
          </w:tcPr>
          <w:p w14:paraId="55908FAE" w14:textId="7F068C96" w:rsidR="009568C1" w:rsidRPr="00C66FD5" w:rsidRDefault="009568C1" w:rsidP="005B1A5F">
            <w:pPr>
              <w:rPr>
                <w:lang w:val="fr-FR"/>
              </w:rPr>
            </w:pPr>
            <w:r>
              <w:rPr>
                <w:lang w:val="fr-FR"/>
              </w:rPr>
              <w:t xml:space="preserve">Customer </w:t>
            </w:r>
            <w:proofErr w:type="gramStart"/>
            <w:r>
              <w:rPr>
                <w:lang w:val="fr-FR"/>
              </w:rPr>
              <w:t>Signature:</w:t>
            </w:r>
            <w:proofErr w:type="gramEnd"/>
          </w:p>
        </w:tc>
      </w:tr>
    </w:tbl>
    <w:p w14:paraId="02C34DA0" w14:textId="77777777" w:rsidR="00306561" w:rsidRPr="00C81BFB" w:rsidRDefault="00306561" w:rsidP="001C1AA7">
      <w:pPr>
        <w:pStyle w:val="NoSpacing"/>
        <w:rPr>
          <w:b/>
          <w:lang w:val="fr-FR"/>
        </w:rPr>
      </w:pPr>
    </w:p>
    <w:p w14:paraId="796035CE" w14:textId="5181FC92" w:rsidR="00176289" w:rsidRPr="007D5401" w:rsidRDefault="0024537C" w:rsidP="001C1AA7">
      <w:pPr>
        <w:pStyle w:val="NoSpacing"/>
        <w:rPr>
          <w:b/>
        </w:rPr>
      </w:pPr>
      <w:r>
        <w:rPr>
          <w:b/>
        </w:rPr>
        <w:t>Installation Contractor</w:t>
      </w:r>
      <w:r w:rsidR="00893551">
        <w:rPr>
          <w:b/>
        </w:rPr>
        <w:t xml:space="preserve"> Checklist</w:t>
      </w:r>
    </w:p>
    <w:tbl>
      <w:tblPr>
        <w:tblStyle w:val="TableGrid"/>
        <w:tblW w:w="10785" w:type="dxa"/>
        <w:tblLook w:val="04A0" w:firstRow="1" w:lastRow="0" w:firstColumn="1" w:lastColumn="0" w:noHBand="0" w:noVBand="1"/>
      </w:tblPr>
      <w:tblGrid>
        <w:gridCol w:w="4215"/>
        <w:gridCol w:w="1177"/>
        <w:gridCol w:w="713"/>
        <w:gridCol w:w="820"/>
        <w:gridCol w:w="1700"/>
        <w:gridCol w:w="2160"/>
      </w:tblGrid>
      <w:tr w:rsidR="00161FC6" w:rsidRPr="007D5401" w14:paraId="34D97F86" w14:textId="77777777" w:rsidTr="003606A8">
        <w:trPr>
          <w:trHeight w:val="277"/>
        </w:trPr>
        <w:tc>
          <w:tcPr>
            <w:tcW w:w="1078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E2F3" w:themeFill="accent1" w:themeFillTint="33"/>
          </w:tcPr>
          <w:p w14:paraId="6FD40BE7" w14:textId="779EB2F9" w:rsidR="00161FC6" w:rsidRPr="004628BB" w:rsidRDefault="00161FC6" w:rsidP="00161FC6">
            <w:pPr>
              <w:pStyle w:val="NoSpacing"/>
              <w:jc w:val="center"/>
              <w:rPr>
                <w:b/>
              </w:rPr>
            </w:pPr>
            <w:r w:rsidRPr="004628BB">
              <w:rPr>
                <w:b/>
              </w:rPr>
              <w:t>Health &amp; Safety</w:t>
            </w:r>
          </w:p>
        </w:tc>
      </w:tr>
      <w:tr w:rsidR="00893551" w:rsidRPr="007D5401" w14:paraId="0A991E10" w14:textId="20FE0D4B" w:rsidTr="003606A8">
        <w:trPr>
          <w:trHeight w:val="277"/>
        </w:trPr>
        <w:tc>
          <w:tcPr>
            <w:tcW w:w="42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000000" w:themeFill="text1"/>
          </w:tcPr>
          <w:p w14:paraId="1C92E76E" w14:textId="182D4603" w:rsidR="00893551" w:rsidRPr="007D5401" w:rsidRDefault="00893551" w:rsidP="001C1AA7">
            <w:pPr>
              <w:pStyle w:val="NoSpacing"/>
            </w:pPr>
          </w:p>
        </w:tc>
        <w:tc>
          <w:tcPr>
            <w:tcW w:w="2710" w:type="dxa"/>
            <w:gridSpan w:val="3"/>
            <w:tcBorders>
              <w:top w:val="single" w:sz="12" w:space="0" w:color="auto"/>
              <w:bottom w:val="single" w:sz="12" w:space="0" w:color="auto"/>
            </w:tcBorders>
            <w:shd w:val="clear" w:color="auto" w:fill="000000" w:themeFill="text1"/>
          </w:tcPr>
          <w:p w14:paraId="3925FEB9" w14:textId="35C0EC1E" w:rsidR="00893551" w:rsidRPr="007D5401" w:rsidRDefault="00893551" w:rsidP="00B93030">
            <w:pPr>
              <w:pStyle w:val="NoSpacing"/>
              <w:jc w:val="center"/>
            </w:pPr>
          </w:p>
        </w:tc>
        <w:tc>
          <w:tcPr>
            <w:tcW w:w="1700" w:type="dxa"/>
            <w:tcBorders>
              <w:top w:val="single" w:sz="12" w:space="0" w:color="auto"/>
              <w:bottom w:val="single" w:sz="12" w:space="0" w:color="auto"/>
            </w:tcBorders>
          </w:tcPr>
          <w:p w14:paraId="4AC53543" w14:textId="3054209D" w:rsidR="00893551" w:rsidRPr="007D5401" w:rsidRDefault="00893551" w:rsidP="00B93030">
            <w:pPr>
              <w:pStyle w:val="NoSpacing"/>
              <w:jc w:val="center"/>
            </w:pPr>
            <w:r w:rsidRPr="007D5401">
              <w:t>Pass</w:t>
            </w:r>
            <w:r w:rsidR="00531DEF">
              <w:t xml:space="preserve"> </w:t>
            </w:r>
            <w:r w:rsidRPr="007D5401">
              <w:t>/</w:t>
            </w:r>
            <w:r w:rsidR="00531DEF">
              <w:t xml:space="preserve"> </w:t>
            </w:r>
            <w:r w:rsidRPr="007D5401">
              <w:t>Fail</w:t>
            </w:r>
          </w:p>
        </w:tc>
        <w:tc>
          <w:tcPr>
            <w:tcW w:w="216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D50C24C" w14:textId="2E5D3B2B" w:rsidR="00893551" w:rsidRPr="007D5401" w:rsidRDefault="00D5675B" w:rsidP="001C1AA7">
            <w:pPr>
              <w:pStyle w:val="NoSpacing"/>
            </w:pPr>
            <w:r>
              <w:t>Follow-up needed?</w:t>
            </w:r>
          </w:p>
        </w:tc>
      </w:tr>
      <w:tr w:rsidR="00C74DB5" w:rsidRPr="007D5401" w14:paraId="43CF223C" w14:textId="5E3EBAAB" w:rsidTr="007528A4">
        <w:trPr>
          <w:trHeight w:val="286"/>
        </w:trPr>
        <w:tc>
          <w:tcPr>
            <w:tcW w:w="421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</w:tcPr>
          <w:p w14:paraId="2F2313AC" w14:textId="44A9B3EC" w:rsidR="00C74DB5" w:rsidRPr="007D5401" w:rsidRDefault="0042337D" w:rsidP="00C74DB5">
            <w:pPr>
              <w:pStyle w:val="NoSpacing"/>
            </w:pPr>
            <w:r>
              <w:t>Ambient carbon monoxide</w:t>
            </w:r>
          </w:p>
        </w:tc>
        <w:tc>
          <w:tcPr>
            <w:tcW w:w="2710" w:type="dxa"/>
            <w:gridSpan w:val="3"/>
            <w:tcBorders>
              <w:top w:val="single" w:sz="12" w:space="0" w:color="auto"/>
              <w:bottom w:val="single" w:sz="4" w:space="0" w:color="auto"/>
            </w:tcBorders>
            <w:shd w:val="clear" w:color="auto" w:fill="000000" w:themeFill="text1"/>
          </w:tcPr>
          <w:p w14:paraId="439DD83A" w14:textId="5CF604D5" w:rsidR="00C74DB5" w:rsidRPr="0026193F" w:rsidRDefault="00C74DB5" w:rsidP="00C74DB5">
            <w:pPr>
              <w:pStyle w:val="NoSpacing"/>
              <w:jc w:val="center"/>
            </w:pPr>
          </w:p>
        </w:tc>
        <w:tc>
          <w:tcPr>
            <w:tcW w:w="1700" w:type="dxa"/>
            <w:tcBorders>
              <w:top w:val="single" w:sz="12" w:space="0" w:color="auto"/>
              <w:bottom w:val="single" w:sz="4" w:space="0" w:color="auto"/>
            </w:tcBorders>
          </w:tcPr>
          <w:p w14:paraId="6FB66860" w14:textId="129FEEAF" w:rsidR="00C74DB5" w:rsidRPr="0026193F" w:rsidRDefault="00C74DB5" w:rsidP="00C74DB5">
            <w:pPr>
              <w:pStyle w:val="NoSpacing"/>
              <w:jc w:val="center"/>
            </w:pPr>
            <w:r w:rsidRPr="00E0556E">
              <w:t xml:space="preserve">P </w:t>
            </w:r>
            <w:sdt>
              <w:sdtPr>
                <w:id w:val="1538549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0556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E0556E">
              <w:t xml:space="preserve"> F </w:t>
            </w:r>
            <w:sdt>
              <w:sdtPr>
                <w:id w:val="-8211933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0556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E0556E">
              <w:t xml:space="preserve"> N/A </w:t>
            </w:r>
            <w:sdt>
              <w:sdtPr>
                <w:id w:val="-452944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0556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160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78C0A63" w14:textId="721611ED" w:rsidR="00C74DB5" w:rsidRPr="007D5401" w:rsidRDefault="00C74DB5" w:rsidP="00C74DB5">
            <w:pPr>
              <w:pStyle w:val="NoSpacing"/>
            </w:pPr>
            <w:r w:rsidRPr="00A63170">
              <w:t xml:space="preserve">Yes </w:t>
            </w:r>
            <w:sdt>
              <w:sdtPr>
                <w:id w:val="20875678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6317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63170">
              <w:t xml:space="preserve"> No </w:t>
            </w:r>
            <w:sdt>
              <w:sdtPr>
                <w:id w:val="331035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6317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63170">
              <w:t xml:space="preserve"> N/A </w:t>
            </w:r>
            <w:sdt>
              <w:sdtPr>
                <w:id w:val="-253741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6317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C74DB5" w:rsidRPr="007D5401" w14:paraId="5D7624F4" w14:textId="23C11326" w:rsidTr="007528A4">
        <w:trPr>
          <w:trHeight w:val="277"/>
        </w:trPr>
        <w:tc>
          <w:tcPr>
            <w:tcW w:w="421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7C613F45" w14:textId="20615F79" w:rsidR="00C74DB5" w:rsidRPr="007D5401" w:rsidRDefault="00C74DB5" w:rsidP="00C74DB5">
            <w:pPr>
              <w:pStyle w:val="NoSpacing"/>
            </w:pPr>
            <w:r>
              <w:t>Gas Sniffing – all exposed gas lines</w:t>
            </w:r>
          </w:p>
        </w:tc>
        <w:tc>
          <w:tcPr>
            <w:tcW w:w="271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7C513E7" w14:textId="31C9F39B" w:rsidR="00C74DB5" w:rsidRPr="000E28CD" w:rsidRDefault="00C74DB5" w:rsidP="00C74DB5">
            <w:pPr>
              <w:pStyle w:val="NoSpacing"/>
              <w:jc w:val="center"/>
              <w:rPr>
                <w:b/>
              </w:rPr>
            </w:pPr>
            <w:r>
              <w:t xml:space="preserve">Yes </w:t>
            </w:r>
            <w:sdt>
              <w:sdtPr>
                <w:id w:val="650265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No </w:t>
            </w:r>
            <w:sdt>
              <w:sdtPr>
                <w:id w:val="23763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N/A </w:t>
            </w:r>
            <w:sdt>
              <w:sdtPr>
                <w:id w:val="11214195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</w:tcPr>
          <w:p w14:paraId="39C5345A" w14:textId="1BDAF844" w:rsidR="00C74DB5" w:rsidRPr="0026193F" w:rsidRDefault="00C74DB5" w:rsidP="00C74DB5">
            <w:pPr>
              <w:pStyle w:val="NoSpacing"/>
              <w:jc w:val="center"/>
            </w:pPr>
            <w:r w:rsidRPr="00E0556E">
              <w:t xml:space="preserve">P </w:t>
            </w:r>
            <w:sdt>
              <w:sdtPr>
                <w:id w:val="895974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0556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E0556E">
              <w:t xml:space="preserve"> F </w:t>
            </w:r>
            <w:sdt>
              <w:sdtPr>
                <w:id w:val="-5389669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0556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E0556E">
              <w:t xml:space="preserve"> N/A </w:t>
            </w:r>
            <w:sdt>
              <w:sdtPr>
                <w:id w:val="3893861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0556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10861DC" w14:textId="2D3F0F0C" w:rsidR="00C74DB5" w:rsidRPr="007D5401" w:rsidRDefault="00C74DB5" w:rsidP="00C74DB5">
            <w:pPr>
              <w:pStyle w:val="NoSpacing"/>
            </w:pPr>
            <w:r w:rsidRPr="00A63170">
              <w:t xml:space="preserve">Yes </w:t>
            </w:r>
            <w:sdt>
              <w:sdtPr>
                <w:id w:val="-1485539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6317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63170">
              <w:t xml:space="preserve"> No </w:t>
            </w:r>
            <w:sdt>
              <w:sdtPr>
                <w:id w:val="-704558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6317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63170">
              <w:t xml:space="preserve"> N/A </w:t>
            </w:r>
            <w:sdt>
              <w:sdtPr>
                <w:id w:val="6535698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6317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C74DB5" w:rsidRPr="007D5401" w14:paraId="6B47B61C" w14:textId="77777777" w:rsidTr="007528A4">
        <w:trPr>
          <w:trHeight w:val="286"/>
        </w:trPr>
        <w:tc>
          <w:tcPr>
            <w:tcW w:w="421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0AF53EF5" w14:textId="1A473346" w:rsidR="00C74DB5" w:rsidRDefault="00C74DB5" w:rsidP="00C74DB5">
            <w:pPr>
              <w:pStyle w:val="NoSpacing"/>
            </w:pPr>
            <w:r>
              <w:t>CAZ testing</w:t>
            </w:r>
          </w:p>
        </w:tc>
        <w:tc>
          <w:tcPr>
            <w:tcW w:w="2710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000000" w:themeFill="text1"/>
          </w:tcPr>
          <w:p w14:paraId="7D7CFC64" w14:textId="77777777" w:rsidR="00C74DB5" w:rsidRPr="0026193F" w:rsidRDefault="00C74DB5" w:rsidP="00C74DB5">
            <w:pPr>
              <w:pStyle w:val="NoSpacing"/>
              <w:jc w:val="center"/>
            </w:pP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</w:tcPr>
          <w:p w14:paraId="3EEB7BCB" w14:textId="6574CAEA" w:rsidR="00C74DB5" w:rsidRPr="0026193F" w:rsidRDefault="00C74DB5" w:rsidP="00C74DB5">
            <w:pPr>
              <w:pStyle w:val="NoSpacing"/>
              <w:jc w:val="center"/>
            </w:pPr>
            <w:r w:rsidRPr="00E0556E">
              <w:t xml:space="preserve">P </w:t>
            </w:r>
            <w:sdt>
              <w:sdtPr>
                <w:id w:val="19612194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0556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E0556E">
              <w:t xml:space="preserve"> F </w:t>
            </w:r>
            <w:sdt>
              <w:sdtPr>
                <w:id w:val="18126734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E62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E0556E">
              <w:t xml:space="preserve"> N/A </w:t>
            </w:r>
            <w:sdt>
              <w:sdtPr>
                <w:id w:val="10779476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0556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AF8F123" w14:textId="33362B9A" w:rsidR="00C74DB5" w:rsidRPr="007D5401" w:rsidRDefault="00C74DB5" w:rsidP="00C74DB5">
            <w:pPr>
              <w:pStyle w:val="NoSpacing"/>
            </w:pPr>
            <w:r w:rsidRPr="00A63170">
              <w:t xml:space="preserve">Yes </w:t>
            </w:r>
            <w:sdt>
              <w:sdtPr>
                <w:id w:val="-83245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6317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63170">
              <w:t xml:space="preserve"> No </w:t>
            </w:r>
            <w:sdt>
              <w:sdtPr>
                <w:id w:val="6831015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6317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63170">
              <w:t xml:space="preserve"> N/A </w:t>
            </w:r>
            <w:sdt>
              <w:sdtPr>
                <w:id w:val="1870492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6317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C74DB5" w:rsidRPr="007D5401" w14:paraId="21EA1FF8" w14:textId="12A955D6" w:rsidTr="007528A4">
        <w:trPr>
          <w:trHeight w:val="277"/>
        </w:trPr>
        <w:tc>
          <w:tcPr>
            <w:tcW w:w="421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32DA018E" w14:textId="24B160CA" w:rsidR="00C74DB5" w:rsidRPr="007D5401" w:rsidRDefault="00C74DB5" w:rsidP="005A755C">
            <w:pPr>
              <w:pStyle w:val="NoSpacing"/>
              <w:ind w:left="720"/>
              <w:jc w:val="right"/>
            </w:pPr>
            <w:r>
              <w:t>Spillage Test</w:t>
            </w:r>
          </w:p>
        </w:tc>
        <w:tc>
          <w:tcPr>
            <w:tcW w:w="2710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000000" w:themeFill="text1"/>
          </w:tcPr>
          <w:p w14:paraId="34F2C2A1" w14:textId="27B45DC0" w:rsidR="00C74DB5" w:rsidRPr="0026193F" w:rsidRDefault="00C74DB5" w:rsidP="00414BEA">
            <w:pPr>
              <w:pStyle w:val="NoSpacing"/>
              <w:jc w:val="right"/>
            </w:pP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</w:tcPr>
          <w:p w14:paraId="707A610D" w14:textId="5B29B985" w:rsidR="00C74DB5" w:rsidRPr="0026193F" w:rsidRDefault="00C74DB5" w:rsidP="00C74DB5">
            <w:pPr>
              <w:pStyle w:val="NoSpacing"/>
              <w:jc w:val="center"/>
            </w:pPr>
            <w:r w:rsidRPr="00E0556E">
              <w:t xml:space="preserve">P </w:t>
            </w:r>
            <w:sdt>
              <w:sdtPr>
                <w:id w:val="50654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0556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E0556E">
              <w:t xml:space="preserve"> F </w:t>
            </w:r>
            <w:sdt>
              <w:sdtPr>
                <w:id w:val="1470398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0556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E0556E">
              <w:t xml:space="preserve"> N/A </w:t>
            </w:r>
            <w:sdt>
              <w:sdtPr>
                <w:id w:val="-1044047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0556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54EBE59" w14:textId="71BAFD4E" w:rsidR="00C74DB5" w:rsidRPr="007D5401" w:rsidRDefault="00C74DB5" w:rsidP="00C74DB5">
            <w:pPr>
              <w:pStyle w:val="NoSpacing"/>
            </w:pPr>
            <w:r w:rsidRPr="00A63170">
              <w:t xml:space="preserve">Yes </w:t>
            </w:r>
            <w:sdt>
              <w:sdtPr>
                <w:id w:val="-21407893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6317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63170">
              <w:t xml:space="preserve"> No </w:t>
            </w:r>
            <w:sdt>
              <w:sdtPr>
                <w:id w:val="15065556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6317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63170">
              <w:t xml:space="preserve"> N/A </w:t>
            </w:r>
            <w:sdt>
              <w:sdtPr>
                <w:id w:val="1396472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6317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C74DB5" w:rsidRPr="007D5401" w14:paraId="5A4632A2" w14:textId="77777777" w:rsidTr="007528A4">
        <w:trPr>
          <w:trHeight w:val="286"/>
        </w:trPr>
        <w:tc>
          <w:tcPr>
            <w:tcW w:w="421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46DBA4BE" w14:textId="0EE2F0FD" w:rsidR="00C74DB5" w:rsidRDefault="00C74DB5" w:rsidP="005A755C">
            <w:pPr>
              <w:pStyle w:val="NoSpacing"/>
              <w:ind w:left="720"/>
              <w:jc w:val="right"/>
            </w:pPr>
            <w:r>
              <w:t>Worst Case Depressurization</w:t>
            </w:r>
          </w:p>
        </w:tc>
        <w:tc>
          <w:tcPr>
            <w:tcW w:w="271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34BEBA8" w14:textId="33F194EA" w:rsidR="00C74DB5" w:rsidRPr="0026193F" w:rsidRDefault="002E5E99" w:rsidP="00D20E30">
            <w:pPr>
              <w:pStyle w:val="NoSpacing"/>
            </w:pPr>
            <w:r>
              <w:t>PA</w:t>
            </w:r>
            <w:r w:rsidR="00D20E30">
              <w:t xml:space="preserve"> reading:</w:t>
            </w: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</w:tcPr>
          <w:p w14:paraId="429C75AE" w14:textId="05EF64C7" w:rsidR="00C74DB5" w:rsidRPr="0026193F" w:rsidRDefault="00C74DB5" w:rsidP="00C74DB5">
            <w:pPr>
              <w:pStyle w:val="NoSpacing"/>
              <w:jc w:val="center"/>
            </w:pPr>
            <w:r w:rsidRPr="00E0556E">
              <w:t xml:space="preserve">P </w:t>
            </w:r>
            <w:sdt>
              <w:sdtPr>
                <w:id w:val="-21201319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0556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E0556E">
              <w:t xml:space="preserve"> F </w:t>
            </w:r>
            <w:sdt>
              <w:sdtPr>
                <w:id w:val="15179673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0556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E0556E">
              <w:t xml:space="preserve"> N/A </w:t>
            </w:r>
            <w:sdt>
              <w:sdtPr>
                <w:id w:val="1819993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0556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75B728D" w14:textId="6E084152" w:rsidR="00C74DB5" w:rsidRPr="007D5401" w:rsidRDefault="00C74DB5" w:rsidP="00C74DB5">
            <w:pPr>
              <w:pStyle w:val="NoSpacing"/>
            </w:pPr>
            <w:r w:rsidRPr="00A63170">
              <w:t xml:space="preserve">Yes </w:t>
            </w:r>
            <w:sdt>
              <w:sdtPr>
                <w:id w:val="1529376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6317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63170">
              <w:t xml:space="preserve"> No </w:t>
            </w:r>
            <w:sdt>
              <w:sdtPr>
                <w:id w:val="-5506906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6317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63170">
              <w:t xml:space="preserve"> N/A </w:t>
            </w:r>
            <w:sdt>
              <w:sdtPr>
                <w:id w:val="-3198039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6317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C74DB5" w:rsidRPr="007D5401" w14:paraId="302910A8" w14:textId="77777777" w:rsidTr="007528A4">
        <w:trPr>
          <w:trHeight w:val="360"/>
        </w:trPr>
        <w:tc>
          <w:tcPr>
            <w:tcW w:w="421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3DAFBCB2" w14:textId="13BF6884" w:rsidR="00C74DB5" w:rsidRPr="002318CE" w:rsidRDefault="00000000" w:rsidP="00C74DB5">
            <w:pPr>
              <w:rPr>
                <w:rFonts w:ascii="Calibri" w:hAnsi="Calibri" w:cs="Calibri"/>
                <w:color w:val="000000"/>
              </w:rPr>
            </w:pPr>
            <w:sdt>
              <w:sdtPr>
                <w:id w:val="4614715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4DB5">
                  <w:rPr>
                    <w:rFonts w:ascii="Calibri" w:hAnsi="Calibri" w:cs="Calibri"/>
                    <w:color w:val="000000"/>
                  </w:rPr>
                  <w:t>G</w:t>
                </w:r>
              </w:sdtContent>
            </w:sdt>
            <w:r w:rsidR="00C74DB5">
              <w:rPr>
                <w:rFonts w:ascii="Calibri" w:hAnsi="Calibri" w:cs="Calibri"/>
                <w:color w:val="000000"/>
              </w:rPr>
              <w:t>as oven CO level</w:t>
            </w:r>
          </w:p>
        </w:tc>
        <w:tc>
          <w:tcPr>
            <w:tcW w:w="271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9E6BB0E" w14:textId="7E9E0273" w:rsidR="00C74DB5" w:rsidRDefault="00C74DB5" w:rsidP="00C74DB5">
            <w:pPr>
              <w:pStyle w:val="NoSpacing"/>
            </w:pPr>
            <w:r>
              <w:t>PPM:</w:t>
            </w: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</w:tcPr>
          <w:p w14:paraId="43A2B904" w14:textId="666EB7BE" w:rsidR="00C74DB5" w:rsidRPr="007D5401" w:rsidRDefault="00C74DB5" w:rsidP="00C74DB5">
            <w:pPr>
              <w:pStyle w:val="NoSpacing"/>
              <w:jc w:val="center"/>
            </w:pPr>
            <w:r w:rsidRPr="00E0556E">
              <w:t xml:space="preserve">P </w:t>
            </w:r>
            <w:sdt>
              <w:sdtPr>
                <w:id w:val="-12708512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0556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E0556E">
              <w:t xml:space="preserve"> F </w:t>
            </w:r>
            <w:sdt>
              <w:sdtPr>
                <w:id w:val="-14663447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0556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E0556E">
              <w:t xml:space="preserve"> N/A </w:t>
            </w:r>
            <w:sdt>
              <w:sdtPr>
                <w:id w:val="-35095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0556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4A09961" w14:textId="65765184" w:rsidR="00C74DB5" w:rsidRDefault="00C74DB5" w:rsidP="00C74DB5">
            <w:pPr>
              <w:pStyle w:val="NoSpacing"/>
            </w:pPr>
            <w:r w:rsidRPr="00A63170">
              <w:t xml:space="preserve">Yes </w:t>
            </w:r>
            <w:sdt>
              <w:sdtPr>
                <w:id w:val="-1931426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6317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63170">
              <w:t xml:space="preserve"> No </w:t>
            </w:r>
            <w:sdt>
              <w:sdtPr>
                <w:id w:val="-240263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6317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63170">
              <w:t xml:space="preserve"> N/A </w:t>
            </w:r>
            <w:sdt>
              <w:sdtPr>
                <w:id w:val="-1521158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6317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C74DB5" w:rsidRPr="007D5401" w14:paraId="2A8FD7B4" w14:textId="77777777" w:rsidTr="007528A4">
        <w:trPr>
          <w:trHeight w:val="360"/>
        </w:trPr>
        <w:tc>
          <w:tcPr>
            <w:tcW w:w="421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2328B8EC" w14:textId="0066AE0A" w:rsidR="00C74DB5" w:rsidRDefault="00C74DB5" w:rsidP="00C74DB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Heating system CO level</w:t>
            </w:r>
          </w:p>
        </w:tc>
        <w:tc>
          <w:tcPr>
            <w:tcW w:w="271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C4B0023" w14:textId="0ED10352" w:rsidR="00C74DB5" w:rsidRDefault="00C74DB5" w:rsidP="00C74DB5">
            <w:pPr>
              <w:pStyle w:val="NoSpacing"/>
            </w:pPr>
            <w:r>
              <w:t>PPM:</w:t>
            </w: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</w:tcPr>
          <w:p w14:paraId="145126B8" w14:textId="67DE8C8F" w:rsidR="00C74DB5" w:rsidRPr="007D5401" w:rsidRDefault="00C74DB5" w:rsidP="00C74DB5">
            <w:pPr>
              <w:pStyle w:val="NoSpacing"/>
              <w:jc w:val="center"/>
            </w:pPr>
            <w:r w:rsidRPr="00E0556E">
              <w:t xml:space="preserve">P </w:t>
            </w:r>
            <w:sdt>
              <w:sdtPr>
                <w:id w:val="-15792877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0556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E0556E">
              <w:t xml:space="preserve"> F </w:t>
            </w:r>
            <w:sdt>
              <w:sdtPr>
                <w:id w:val="-20045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0556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E0556E">
              <w:t xml:space="preserve"> N/A </w:t>
            </w:r>
            <w:sdt>
              <w:sdtPr>
                <w:id w:val="2062830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0556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84718D2" w14:textId="61849F34" w:rsidR="00C74DB5" w:rsidRDefault="00C74DB5" w:rsidP="00C74DB5">
            <w:pPr>
              <w:pStyle w:val="NoSpacing"/>
            </w:pPr>
            <w:r w:rsidRPr="00A63170">
              <w:t xml:space="preserve">Yes </w:t>
            </w:r>
            <w:sdt>
              <w:sdtPr>
                <w:id w:val="2393725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6317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63170">
              <w:t xml:space="preserve"> No </w:t>
            </w:r>
            <w:sdt>
              <w:sdtPr>
                <w:id w:val="-2027785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6317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63170">
              <w:t xml:space="preserve"> N/A </w:t>
            </w:r>
            <w:sdt>
              <w:sdtPr>
                <w:id w:val="-14062238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6317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C74DB5" w:rsidRPr="007D5401" w14:paraId="7ABDADAB" w14:textId="77777777" w:rsidTr="007528A4">
        <w:trPr>
          <w:trHeight w:val="360"/>
        </w:trPr>
        <w:tc>
          <w:tcPr>
            <w:tcW w:w="421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6B52DCB2" w14:textId="3FAE780F" w:rsidR="00C74DB5" w:rsidRDefault="00C74DB5" w:rsidP="00C74DB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Water heater CO level</w:t>
            </w:r>
          </w:p>
        </w:tc>
        <w:tc>
          <w:tcPr>
            <w:tcW w:w="271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4E97D5E" w14:textId="037918EA" w:rsidR="00C74DB5" w:rsidRDefault="00C74DB5" w:rsidP="00C74DB5">
            <w:pPr>
              <w:pStyle w:val="NoSpacing"/>
            </w:pPr>
            <w:r>
              <w:t>PPM:</w:t>
            </w: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</w:tcPr>
          <w:p w14:paraId="6C7B5DC8" w14:textId="483CF09A" w:rsidR="00C74DB5" w:rsidRPr="007D5401" w:rsidRDefault="00C74DB5" w:rsidP="00C74DB5">
            <w:pPr>
              <w:pStyle w:val="NoSpacing"/>
              <w:jc w:val="center"/>
            </w:pPr>
            <w:r w:rsidRPr="00E0556E">
              <w:t xml:space="preserve">P </w:t>
            </w:r>
            <w:sdt>
              <w:sdtPr>
                <w:id w:val="-10503034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0556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E0556E">
              <w:t xml:space="preserve"> F </w:t>
            </w:r>
            <w:sdt>
              <w:sdtPr>
                <w:id w:val="1962525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0556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E0556E">
              <w:t xml:space="preserve"> N/A </w:t>
            </w:r>
            <w:sdt>
              <w:sdtPr>
                <w:id w:val="-577892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0556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3C9AB4E" w14:textId="54D74115" w:rsidR="00C74DB5" w:rsidRDefault="00C74DB5" w:rsidP="00C74DB5">
            <w:pPr>
              <w:pStyle w:val="NoSpacing"/>
            </w:pPr>
            <w:r w:rsidRPr="00A63170">
              <w:t xml:space="preserve">Yes </w:t>
            </w:r>
            <w:sdt>
              <w:sdtPr>
                <w:id w:val="1874344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6317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63170">
              <w:t xml:space="preserve"> No </w:t>
            </w:r>
            <w:sdt>
              <w:sdtPr>
                <w:id w:val="-48249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6317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63170">
              <w:t xml:space="preserve"> N/A </w:t>
            </w:r>
            <w:sdt>
              <w:sdtPr>
                <w:id w:val="-9914046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6317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C74DB5" w:rsidRPr="007D5401" w14:paraId="2F023B82" w14:textId="77777777" w:rsidTr="007528A4">
        <w:trPr>
          <w:trHeight w:val="360"/>
        </w:trPr>
        <w:tc>
          <w:tcPr>
            <w:tcW w:w="421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684CD5A5" w14:textId="357CDE1B" w:rsidR="00C74DB5" w:rsidRPr="00390EA4" w:rsidRDefault="00C74DB5" w:rsidP="00C74DB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Is dryer </w:t>
            </w:r>
            <w:r w:rsidR="00146EEF">
              <w:rPr>
                <w:rFonts w:ascii="Calibri" w:hAnsi="Calibri" w:cs="Calibri"/>
              </w:rPr>
              <w:t>properly vented</w:t>
            </w:r>
            <w:r>
              <w:rPr>
                <w:rFonts w:ascii="Calibri" w:hAnsi="Calibri" w:cs="Calibri"/>
              </w:rPr>
              <w:t xml:space="preserve"> </w:t>
            </w:r>
            <w:proofErr w:type="gramStart"/>
            <w:r>
              <w:rPr>
                <w:rFonts w:ascii="Calibri" w:hAnsi="Calibri" w:cs="Calibri"/>
              </w:rPr>
              <w:t>to</w:t>
            </w:r>
            <w:proofErr w:type="gramEnd"/>
            <w:r>
              <w:rPr>
                <w:rFonts w:ascii="Calibri" w:hAnsi="Calibri" w:cs="Calibri"/>
              </w:rPr>
              <w:t xml:space="preserve"> outside?</w:t>
            </w:r>
          </w:p>
        </w:tc>
        <w:tc>
          <w:tcPr>
            <w:tcW w:w="271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6AD154C" w14:textId="1B6517EC" w:rsidR="00C74DB5" w:rsidRDefault="00C74DB5" w:rsidP="00C74DB5">
            <w:pPr>
              <w:pStyle w:val="NoSpacing"/>
              <w:jc w:val="center"/>
            </w:pPr>
            <w:r>
              <w:t xml:space="preserve">Yes </w:t>
            </w:r>
            <w:sdt>
              <w:sdtPr>
                <w:id w:val="6706769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No </w:t>
            </w:r>
            <w:sdt>
              <w:sdtPr>
                <w:id w:val="1833337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N/A </w:t>
            </w:r>
            <w:sdt>
              <w:sdtPr>
                <w:id w:val="186788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</w:tcPr>
          <w:p w14:paraId="1916F634" w14:textId="56E9D2D0" w:rsidR="00C74DB5" w:rsidRPr="007D5401" w:rsidRDefault="00C74DB5" w:rsidP="00C74DB5">
            <w:pPr>
              <w:pStyle w:val="NoSpacing"/>
              <w:jc w:val="center"/>
            </w:pPr>
            <w:r w:rsidRPr="00E0556E">
              <w:t xml:space="preserve">P </w:t>
            </w:r>
            <w:sdt>
              <w:sdtPr>
                <w:id w:val="5068775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0556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E0556E">
              <w:t xml:space="preserve"> F </w:t>
            </w:r>
            <w:sdt>
              <w:sdtPr>
                <w:id w:val="14737200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0556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E0556E">
              <w:t xml:space="preserve"> N/A </w:t>
            </w:r>
            <w:sdt>
              <w:sdtPr>
                <w:id w:val="2084559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0556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0EFEA75" w14:textId="72E7BC65" w:rsidR="00C74DB5" w:rsidRDefault="00C74DB5" w:rsidP="00C74DB5">
            <w:pPr>
              <w:pStyle w:val="NoSpacing"/>
            </w:pPr>
            <w:r w:rsidRPr="00A63170">
              <w:t xml:space="preserve">Yes </w:t>
            </w:r>
            <w:sdt>
              <w:sdtPr>
                <w:id w:val="-10432894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6317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63170">
              <w:t xml:space="preserve"> No </w:t>
            </w:r>
            <w:sdt>
              <w:sdtPr>
                <w:id w:val="-9015216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6317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63170">
              <w:t xml:space="preserve"> N/A </w:t>
            </w:r>
            <w:sdt>
              <w:sdtPr>
                <w:id w:val="1196342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6317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C74DB5" w:rsidRPr="007D5401" w14:paraId="0E5F0A9E" w14:textId="77777777" w:rsidTr="00390EA4">
        <w:trPr>
          <w:trHeight w:val="575"/>
        </w:trPr>
        <w:tc>
          <w:tcPr>
            <w:tcW w:w="421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03B1BC21" w14:textId="1AF5BDBD" w:rsidR="00C74DB5" w:rsidRDefault="00C74DB5" w:rsidP="00C74DB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Are combustion appliances properly vented to the outside?</w:t>
            </w:r>
          </w:p>
        </w:tc>
        <w:tc>
          <w:tcPr>
            <w:tcW w:w="271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48ADF8E" w14:textId="0AD9F293" w:rsidR="00C74DB5" w:rsidRDefault="00C74DB5" w:rsidP="00C74DB5">
            <w:pPr>
              <w:pStyle w:val="NoSpacing"/>
              <w:jc w:val="center"/>
            </w:pPr>
            <w:r>
              <w:t xml:space="preserve">Yes </w:t>
            </w:r>
            <w:sdt>
              <w:sdtPr>
                <w:id w:val="-5876176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No </w:t>
            </w:r>
            <w:sdt>
              <w:sdtPr>
                <w:id w:val="6859443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N/A </w:t>
            </w:r>
            <w:sdt>
              <w:sdtPr>
                <w:id w:val="10155753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</w:tcPr>
          <w:p w14:paraId="6EAF32CF" w14:textId="6E30F143" w:rsidR="00C74DB5" w:rsidRPr="007D5401" w:rsidRDefault="00C74DB5" w:rsidP="00C74DB5">
            <w:pPr>
              <w:pStyle w:val="NoSpacing"/>
              <w:jc w:val="center"/>
            </w:pPr>
            <w:r>
              <w:t xml:space="preserve">P </w:t>
            </w:r>
            <w:sdt>
              <w:sdtPr>
                <w:id w:val="851688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F </w:t>
            </w:r>
            <w:sdt>
              <w:sdtPr>
                <w:id w:val="7941876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N/A </w:t>
            </w:r>
            <w:sdt>
              <w:sdtPr>
                <w:id w:val="-15979320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23D2270" w14:textId="406AFAE5" w:rsidR="00C74DB5" w:rsidRDefault="00C74DB5" w:rsidP="00C74DB5">
            <w:pPr>
              <w:pStyle w:val="NoSpacing"/>
            </w:pPr>
            <w:r w:rsidRPr="00A63170">
              <w:t xml:space="preserve">Yes </w:t>
            </w:r>
            <w:sdt>
              <w:sdtPr>
                <w:id w:val="2120640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6317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63170">
              <w:t xml:space="preserve"> No </w:t>
            </w:r>
            <w:sdt>
              <w:sdtPr>
                <w:id w:val="-446241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6317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63170">
              <w:t xml:space="preserve"> N/A </w:t>
            </w:r>
            <w:sdt>
              <w:sdtPr>
                <w:id w:val="-28049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6317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4B044D" w:rsidRPr="007D5401" w14:paraId="0ECADAAA" w14:textId="77777777" w:rsidTr="007528A4">
        <w:trPr>
          <w:trHeight w:val="360"/>
        </w:trPr>
        <w:tc>
          <w:tcPr>
            <w:tcW w:w="5392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B6F9AB5" w14:textId="7ECE8C9F" w:rsidR="004B044D" w:rsidRPr="00A63170" w:rsidRDefault="004B044D" w:rsidP="004B044D">
            <w:pPr>
              <w:pStyle w:val="NoSpacing"/>
            </w:pPr>
            <w:r>
              <w:t>Number of smoke detectors installed:</w:t>
            </w:r>
          </w:p>
        </w:tc>
        <w:tc>
          <w:tcPr>
            <w:tcW w:w="53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2FA1380" w14:textId="4A515C8E" w:rsidR="004B044D" w:rsidRPr="00A63170" w:rsidRDefault="004B044D" w:rsidP="004B044D">
            <w:pPr>
              <w:pStyle w:val="NoSpacing"/>
            </w:pPr>
            <w:r>
              <w:t>Number of CO detectors installed:</w:t>
            </w:r>
          </w:p>
        </w:tc>
      </w:tr>
      <w:tr w:rsidR="007528A4" w:rsidRPr="007D5401" w14:paraId="2F29DE21" w14:textId="77777777" w:rsidTr="007528A4">
        <w:trPr>
          <w:trHeight w:val="360"/>
        </w:trPr>
        <w:tc>
          <w:tcPr>
            <w:tcW w:w="6105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5D5385A" w14:textId="009173C3" w:rsidR="007528A4" w:rsidRDefault="007528A4" w:rsidP="004B044D">
            <w:pPr>
              <w:pStyle w:val="NoSpacing"/>
            </w:pPr>
            <w:r>
              <w:t xml:space="preserve">Required ventilation rate based on ASHRAE 62.2:               </w:t>
            </w:r>
            <w:r w:rsidR="004F15F2">
              <w:t xml:space="preserve">      </w:t>
            </w:r>
            <w:r>
              <w:t xml:space="preserve"> CFM</w:t>
            </w:r>
          </w:p>
        </w:tc>
        <w:tc>
          <w:tcPr>
            <w:tcW w:w="4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FDF937D" w14:textId="54D492E1" w:rsidR="007528A4" w:rsidRDefault="007528A4" w:rsidP="004B044D">
            <w:pPr>
              <w:pStyle w:val="NoSpacing"/>
            </w:pPr>
            <w:r>
              <w:t xml:space="preserve">Was new exhaust fan installed? Yes </w:t>
            </w:r>
            <w:sdt>
              <w:sdtPr>
                <w:id w:val="439796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No </w:t>
            </w:r>
            <w:sdt>
              <w:sdtPr>
                <w:id w:val="-7016392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2803F5" w:rsidRPr="007D5401" w14:paraId="1C3A43ED" w14:textId="77777777" w:rsidTr="004C07FD">
        <w:trPr>
          <w:trHeight w:val="845"/>
        </w:trPr>
        <w:tc>
          <w:tcPr>
            <w:tcW w:w="10785" w:type="dxa"/>
            <w:gridSpan w:val="6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C4E132" w14:textId="77777777" w:rsidR="002803F5" w:rsidRDefault="002803F5" w:rsidP="004B044D">
            <w:pPr>
              <w:pStyle w:val="NoSpacing"/>
            </w:pPr>
            <w:r>
              <w:t xml:space="preserve">Were all H&amp;S issues addressed at home? </w:t>
            </w:r>
            <w:r w:rsidRPr="00A63170">
              <w:t xml:space="preserve">Yes </w:t>
            </w:r>
            <w:sdt>
              <w:sdtPr>
                <w:id w:val="-1491940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6317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63170">
              <w:t xml:space="preserve"> No </w:t>
            </w:r>
            <w:sdt>
              <w:sdtPr>
                <w:id w:val="12347373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6317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12A85ED1" w14:textId="77777777" w:rsidR="002803F5" w:rsidRDefault="002803F5" w:rsidP="004B044D">
            <w:pPr>
              <w:pStyle w:val="NoSpacing"/>
            </w:pPr>
            <w:r>
              <w:t>If no, why not:</w:t>
            </w:r>
          </w:p>
          <w:p w14:paraId="1844A352" w14:textId="401C8428" w:rsidR="002803F5" w:rsidRDefault="002803F5" w:rsidP="004B044D">
            <w:pPr>
              <w:pStyle w:val="NoSpacing"/>
            </w:pPr>
          </w:p>
        </w:tc>
      </w:tr>
    </w:tbl>
    <w:p w14:paraId="6FD6002C" w14:textId="77777777" w:rsidR="00643A17" w:rsidRDefault="00643A17" w:rsidP="000B6C35">
      <w:pPr>
        <w:pStyle w:val="NoSpacing"/>
      </w:pPr>
    </w:p>
    <w:tbl>
      <w:tblPr>
        <w:tblStyle w:val="TableGrid"/>
        <w:tblW w:w="10785" w:type="dxa"/>
        <w:tblLook w:val="04A0" w:firstRow="1" w:lastRow="0" w:firstColumn="1" w:lastColumn="0" w:noHBand="0" w:noVBand="1"/>
      </w:tblPr>
      <w:tblGrid>
        <w:gridCol w:w="4675"/>
        <w:gridCol w:w="6110"/>
      </w:tblGrid>
      <w:tr w:rsidR="006151EC" w14:paraId="7BEC107A" w14:textId="77777777" w:rsidTr="00A247C4">
        <w:tc>
          <w:tcPr>
            <w:tcW w:w="1078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E2F3" w:themeFill="accent1" w:themeFillTint="33"/>
          </w:tcPr>
          <w:p w14:paraId="2DD267FD" w14:textId="2B6E1289" w:rsidR="006151EC" w:rsidRPr="00DB060C" w:rsidRDefault="006151EC" w:rsidP="006151EC">
            <w:pPr>
              <w:tabs>
                <w:tab w:val="center" w:pos="5244"/>
                <w:tab w:val="left" w:pos="6690"/>
              </w:tabs>
              <w:rPr>
                <w:b/>
                <w:bCs/>
              </w:rPr>
            </w:pPr>
            <w:r>
              <w:rPr>
                <w:b/>
                <w:bCs/>
              </w:rPr>
              <w:tab/>
            </w:r>
            <w:r w:rsidRPr="00DB060C">
              <w:rPr>
                <w:b/>
                <w:bCs/>
              </w:rPr>
              <w:t>Walls</w:t>
            </w:r>
          </w:p>
        </w:tc>
      </w:tr>
      <w:tr w:rsidR="006151EC" w14:paraId="1A27532D" w14:textId="77777777" w:rsidTr="00A247C4">
        <w:tc>
          <w:tcPr>
            <w:tcW w:w="4675" w:type="dxa"/>
            <w:tcBorders>
              <w:top w:val="single" w:sz="12" w:space="0" w:color="auto"/>
              <w:left w:val="single" w:sz="12" w:space="0" w:color="auto"/>
            </w:tcBorders>
          </w:tcPr>
          <w:p w14:paraId="2A4101AC" w14:textId="77777777" w:rsidR="006151EC" w:rsidRDefault="006151EC" w:rsidP="00545CC8">
            <w:r>
              <w:t>Pre R-value:</w:t>
            </w:r>
          </w:p>
        </w:tc>
        <w:tc>
          <w:tcPr>
            <w:tcW w:w="6110" w:type="dxa"/>
            <w:tcBorders>
              <w:top w:val="single" w:sz="12" w:space="0" w:color="auto"/>
              <w:right w:val="single" w:sz="12" w:space="0" w:color="auto"/>
            </w:tcBorders>
          </w:tcPr>
          <w:p w14:paraId="1AE9E5F3" w14:textId="77777777" w:rsidR="006151EC" w:rsidRDefault="006151EC" w:rsidP="00545CC8">
            <w:r>
              <w:t xml:space="preserve">Were walls insulated? Yes </w:t>
            </w:r>
            <w:sdt>
              <w:sdtPr>
                <w:id w:val="2116319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No </w:t>
            </w:r>
            <w:sdt>
              <w:sdtPr>
                <w:id w:val="16138561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6151EC" w14:paraId="550F46F5" w14:textId="77777777" w:rsidTr="00A247C4">
        <w:tc>
          <w:tcPr>
            <w:tcW w:w="10785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1AEAC27" w14:textId="77777777" w:rsidR="006151EC" w:rsidRDefault="006151EC" w:rsidP="00545CC8">
            <w:r>
              <w:t>Post R-value:</w:t>
            </w:r>
          </w:p>
        </w:tc>
      </w:tr>
      <w:tr w:rsidR="006151EC" w14:paraId="066AC348" w14:textId="77777777" w:rsidTr="00A247C4">
        <w:tc>
          <w:tcPr>
            <w:tcW w:w="10785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E2F3" w:themeFill="accent1" w:themeFillTint="33"/>
          </w:tcPr>
          <w:p w14:paraId="19810A09" w14:textId="68B819DF" w:rsidR="006151EC" w:rsidRPr="00DB060C" w:rsidRDefault="006151EC" w:rsidP="00545CC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Attic</w:t>
            </w:r>
          </w:p>
        </w:tc>
      </w:tr>
      <w:tr w:rsidR="006151EC" w14:paraId="51E2B4E3" w14:textId="77777777" w:rsidTr="00A247C4">
        <w:tc>
          <w:tcPr>
            <w:tcW w:w="4675" w:type="dxa"/>
            <w:tcBorders>
              <w:top w:val="single" w:sz="12" w:space="0" w:color="auto"/>
              <w:left w:val="single" w:sz="12" w:space="0" w:color="auto"/>
            </w:tcBorders>
          </w:tcPr>
          <w:p w14:paraId="48D243A0" w14:textId="77777777" w:rsidR="006151EC" w:rsidRDefault="006151EC" w:rsidP="00545CC8">
            <w:r>
              <w:t>Pre R-value:</w:t>
            </w:r>
          </w:p>
        </w:tc>
        <w:tc>
          <w:tcPr>
            <w:tcW w:w="6110" w:type="dxa"/>
            <w:tcBorders>
              <w:top w:val="single" w:sz="12" w:space="0" w:color="auto"/>
              <w:right w:val="single" w:sz="12" w:space="0" w:color="auto"/>
            </w:tcBorders>
          </w:tcPr>
          <w:p w14:paraId="457919E1" w14:textId="5647D40C" w:rsidR="006151EC" w:rsidRDefault="006151EC" w:rsidP="00545CC8">
            <w:r>
              <w:t xml:space="preserve">Was attic(s) insulated? Yes </w:t>
            </w:r>
            <w:sdt>
              <w:sdtPr>
                <w:id w:val="-1742484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No </w:t>
            </w:r>
            <w:sdt>
              <w:sdtPr>
                <w:id w:val="14114298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6151EC" w14:paraId="68B99C31" w14:textId="77777777" w:rsidTr="00A247C4">
        <w:tc>
          <w:tcPr>
            <w:tcW w:w="10785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4254BE" w14:textId="77777777" w:rsidR="006151EC" w:rsidRDefault="006151EC" w:rsidP="00545CC8">
            <w:r>
              <w:t>Post R-value:</w:t>
            </w:r>
          </w:p>
        </w:tc>
      </w:tr>
      <w:tr w:rsidR="006151EC" w14:paraId="0B5B0EF3" w14:textId="77777777" w:rsidTr="00A247C4">
        <w:tc>
          <w:tcPr>
            <w:tcW w:w="10785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E2F3" w:themeFill="accent1" w:themeFillTint="33"/>
          </w:tcPr>
          <w:p w14:paraId="2A293ECD" w14:textId="7B48D948" w:rsidR="006151EC" w:rsidRPr="00DB060C" w:rsidRDefault="006151EC" w:rsidP="00545CC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Foundation </w:t>
            </w:r>
            <w:r w:rsidRPr="00DB060C">
              <w:rPr>
                <w:b/>
                <w:bCs/>
              </w:rPr>
              <w:t>Walls</w:t>
            </w:r>
            <w:r>
              <w:rPr>
                <w:b/>
                <w:bCs/>
              </w:rPr>
              <w:t xml:space="preserve"> (Basement/Crawlspace)</w:t>
            </w:r>
          </w:p>
        </w:tc>
      </w:tr>
      <w:tr w:rsidR="006151EC" w14:paraId="67A00BD1" w14:textId="77777777" w:rsidTr="00A247C4">
        <w:tc>
          <w:tcPr>
            <w:tcW w:w="4675" w:type="dxa"/>
            <w:tcBorders>
              <w:top w:val="single" w:sz="12" w:space="0" w:color="auto"/>
              <w:left w:val="single" w:sz="12" w:space="0" w:color="auto"/>
            </w:tcBorders>
          </w:tcPr>
          <w:p w14:paraId="3F5936E7" w14:textId="77777777" w:rsidR="006151EC" w:rsidRDefault="006151EC" w:rsidP="00545CC8">
            <w:r>
              <w:t>Pre R-value:</w:t>
            </w:r>
          </w:p>
        </w:tc>
        <w:tc>
          <w:tcPr>
            <w:tcW w:w="6110" w:type="dxa"/>
            <w:tcBorders>
              <w:top w:val="single" w:sz="12" w:space="0" w:color="auto"/>
              <w:right w:val="single" w:sz="12" w:space="0" w:color="auto"/>
            </w:tcBorders>
          </w:tcPr>
          <w:p w14:paraId="5C9BFF5A" w14:textId="77777777" w:rsidR="006151EC" w:rsidRDefault="006151EC" w:rsidP="00545CC8">
            <w:r>
              <w:t xml:space="preserve">Were walls insulated? Yes </w:t>
            </w:r>
            <w:sdt>
              <w:sdtPr>
                <w:id w:val="-302470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No </w:t>
            </w:r>
            <w:sdt>
              <w:sdtPr>
                <w:id w:val="8319492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6151EC" w14:paraId="42FD8BC3" w14:textId="77777777" w:rsidTr="00A247C4">
        <w:tc>
          <w:tcPr>
            <w:tcW w:w="10785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F22EE4" w14:textId="77777777" w:rsidR="006151EC" w:rsidRDefault="006151EC" w:rsidP="00545CC8">
            <w:r>
              <w:t>Post R-value:</w:t>
            </w:r>
          </w:p>
        </w:tc>
      </w:tr>
      <w:tr w:rsidR="006151EC" w:rsidRPr="00DB060C" w14:paraId="5F676A57" w14:textId="77777777" w:rsidTr="00A247C4">
        <w:tc>
          <w:tcPr>
            <w:tcW w:w="1078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E2F3" w:themeFill="accent1" w:themeFillTint="33"/>
          </w:tcPr>
          <w:p w14:paraId="13F2A9C3" w14:textId="1C2F76DD" w:rsidR="006151EC" w:rsidRPr="00DB060C" w:rsidRDefault="006151EC" w:rsidP="00545CC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Rim</w:t>
            </w:r>
            <w:r w:rsidR="005A39D2">
              <w:rPr>
                <w:b/>
                <w:bCs/>
              </w:rPr>
              <w:t xml:space="preserve"> J</w:t>
            </w:r>
            <w:r>
              <w:rPr>
                <w:b/>
                <w:bCs/>
              </w:rPr>
              <w:t>oist</w:t>
            </w:r>
          </w:p>
        </w:tc>
      </w:tr>
      <w:tr w:rsidR="006151EC" w14:paraId="0A0CBDE9" w14:textId="77777777" w:rsidTr="00A247C4">
        <w:tc>
          <w:tcPr>
            <w:tcW w:w="4675" w:type="dxa"/>
            <w:tcBorders>
              <w:top w:val="single" w:sz="12" w:space="0" w:color="auto"/>
              <w:left w:val="single" w:sz="12" w:space="0" w:color="auto"/>
            </w:tcBorders>
          </w:tcPr>
          <w:p w14:paraId="1D6776E8" w14:textId="77777777" w:rsidR="006151EC" w:rsidRDefault="006151EC" w:rsidP="00545CC8">
            <w:r>
              <w:t>Pre R-value:</w:t>
            </w:r>
          </w:p>
        </w:tc>
        <w:tc>
          <w:tcPr>
            <w:tcW w:w="6110" w:type="dxa"/>
            <w:tcBorders>
              <w:top w:val="single" w:sz="12" w:space="0" w:color="auto"/>
              <w:right w:val="single" w:sz="12" w:space="0" w:color="auto"/>
            </w:tcBorders>
          </w:tcPr>
          <w:p w14:paraId="254959F4" w14:textId="63EFCD5B" w:rsidR="006151EC" w:rsidRDefault="006151EC" w:rsidP="00545CC8">
            <w:r>
              <w:t>Was rim</w:t>
            </w:r>
            <w:r w:rsidR="005A39D2">
              <w:t xml:space="preserve"> </w:t>
            </w:r>
            <w:r>
              <w:t xml:space="preserve">joist insulated? Yes </w:t>
            </w:r>
            <w:sdt>
              <w:sdtPr>
                <w:id w:val="12095287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No </w:t>
            </w:r>
            <w:sdt>
              <w:sdtPr>
                <w:id w:val="-1544437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6151EC" w14:paraId="5B3303BE" w14:textId="77777777" w:rsidTr="00A247C4">
        <w:tc>
          <w:tcPr>
            <w:tcW w:w="10785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5DE4613" w14:textId="1E37F203" w:rsidR="006F7C86" w:rsidRDefault="006151EC" w:rsidP="00024BE5">
            <w:r>
              <w:t>Post R-value:</w:t>
            </w:r>
          </w:p>
        </w:tc>
      </w:tr>
    </w:tbl>
    <w:p w14:paraId="0275D61A" w14:textId="77777777" w:rsidR="00DB28AF" w:rsidRPr="00F1229E" w:rsidRDefault="00DB28AF" w:rsidP="000B6C35">
      <w:pPr>
        <w:pStyle w:val="NoSpacing"/>
      </w:pP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354"/>
        <w:gridCol w:w="5185"/>
        <w:gridCol w:w="2006"/>
        <w:gridCol w:w="1369"/>
        <w:gridCol w:w="1881"/>
      </w:tblGrid>
      <w:tr w:rsidR="009307ED" w:rsidRPr="00C8180B" w14:paraId="4659D460" w14:textId="77777777" w:rsidTr="006F7C86">
        <w:tc>
          <w:tcPr>
            <w:tcW w:w="10795" w:type="dxa"/>
            <w:gridSpan w:val="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E2F3" w:themeFill="accent1" w:themeFillTint="33"/>
          </w:tcPr>
          <w:p w14:paraId="6076BDBD" w14:textId="66997EA1" w:rsidR="009307ED" w:rsidRPr="00C8180B" w:rsidRDefault="00F84128" w:rsidP="00F84128">
            <w:pPr>
              <w:pStyle w:val="NoSpacing"/>
              <w:jc w:val="center"/>
              <w:rPr>
                <w:b/>
              </w:rPr>
            </w:pPr>
            <w:del w:id="0" w:author="Scott Grost" w:date="2024-12-09T11:37:00Z" w16du:dateUtc="2024-12-09T17:37:00Z">
              <w:r w:rsidRPr="00C8180B" w:rsidDel="00F238C7">
                <w:rPr>
                  <w:b/>
                </w:rPr>
                <w:delText>Combustion Appliances</w:delText>
              </w:r>
              <w:r w:rsidR="000F001D" w:rsidRPr="00C8180B" w:rsidDel="00F238C7">
                <w:rPr>
                  <w:b/>
                </w:rPr>
                <w:delText xml:space="preserve"> (not including oven/stove)</w:delText>
              </w:r>
            </w:del>
            <w:ins w:id="1" w:author="Scott Grost" w:date="2024-12-09T11:37:00Z" w16du:dateUtc="2024-12-09T17:37:00Z">
              <w:r w:rsidR="00F238C7">
                <w:rPr>
                  <w:b/>
                </w:rPr>
                <w:t>Spa</w:t>
              </w:r>
            </w:ins>
            <w:ins w:id="2" w:author="Scott Grost" w:date="2024-12-09T11:38:00Z" w16du:dateUtc="2024-12-09T17:38:00Z">
              <w:r w:rsidR="00F238C7">
                <w:rPr>
                  <w:b/>
                </w:rPr>
                <w:t>ce heating and DHW</w:t>
              </w:r>
            </w:ins>
          </w:p>
        </w:tc>
      </w:tr>
      <w:tr w:rsidR="00567FC3" w:rsidRPr="00C8180B" w14:paraId="52FE1BD7" w14:textId="3E976F05" w:rsidTr="001F374D">
        <w:tc>
          <w:tcPr>
            <w:tcW w:w="354" w:type="dxa"/>
            <w:tcBorders>
              <w:top w:val="single" w:sz="12" w:space="0" w:color="auto"/>
              <w:left w:val="single" w:sz="12" w:space="0" w:color="auto"/>
            </w:tcBorders>
          </w:tcPr>
          <w:p w14:paraId="16E8B004" w14:textId="77777777" w:rsidR="00567FC3" w:rsidRPr="00C8180B" w:rsidRDefault="00567FC3" w:rsidP="007963C8">
            <w:pPr>
              <w:pStyle w:val="NoSpacing"/>
            </w:pPr>
          </w:p>
        </w:tc>
        <w:tc>
          <w:tcPr>
            <w:tcW w:w="5185" w:type="dxa"/>
            <w:tcBorders>
              <w:top w:val="single" w:sz="12" w:space="0" w:color="auto"/>
            </w:tcBorders>
          </w:tcPr>
          <w:p w14:paraId="6358ADB1" w14:textId="396102F9" w:rsidR="00567FC3" w:rsidRPr="00C8180B" w:rsidRDefault="00567FC3" w:rsidP="007963C8">
            <w:pPr>
              <w:pStyle w:val="NoSpacing"/>
            </w:pPr>
            <w:r w:rsidRPr="00C8180B">
              <w:t>Equip</w:t>
            </w:r>
            <w:r w:rsidR="00034CC4" w:rsidRPr="00C8180B">
              <w:t>ment</w:t>
            </w:r>
            <w:r w:rsidRPr="00C8180B">
              <w:t xml:space="preserve"> Type</w:t>
            </w:r>
          </w:p>
        </w:tc>
        <w:tc>
          <w:tcPr>
            <w:tcW w:w="2006" w:type="dxa"/>
            <w:tcBorders>
              <w:top w:val="single" w:sz="12" w:space="0" w:color="auto"/>
            </w:tcBorders>
          </w:tcPr>
          <w:p w14:paraId="033FADD9" w14:textId="49AE1F9E" w:rsidR="00567FC3" w:rsidRPr="00C8180B" w:rsidRDefault="00567FC3" w:rsidP="007963C8">
            <w:pPr>
              <w:pStyle w:val="NoSpacing"/>
            </w:pPr>
            <w:r w:rsidRPr="00C8180B">
              <w:t>Vent Type</w:t>
            </w:r>
          </w:p>
        </w:tc>
        <w:tc>
          <w:tcPr>
            <w:tcW w:w="1369" w:type="dxa"/>
            <w:tcBorders>
              <w:top w:val="single" w:sz="12" w:space="0" w:color="auto"/>
            </w:tcBorders>
          </w:tcPr>
          <w:p w14:paraId="3CFD0D90" w14:textId="504F2FE8" w:rsidR="00567FC3" w:rsidRPr="00C8180B" w:rsidRDefault="00567FC3" w:rsidP="007963C8">
            <w:pPr>
              <w:pStyle w:val="NoSpacing"/>
            </w:pPr>
            <w:r w:rsidRPr="00C8180B">
              <w:t>Replaced?</w:t>
            </w:r>
          </w:p>
        </w:tc>
        <w:tc>
          <w:tcPr>
            <w:tcW w:w="1881" w:type="dxa"/>
            <w:tcBorders>
              <w:top w:val="single" w:sz="12" w:space="0" w:color="auto"/>
              <w:right w:val="single" w:sz="12" w:space="0" w:color="auto"/>
            </w:tcBorders>
          </w:tcPr>
          <w:p w14:paraId="528AF259" w14:textId="4B46A58F" w:rsidR="00567FC3" w:rsidRPr="00C8180B" w:rsidRDefault="00034CC4" w:rsidP="007963C8">
            <w:pPr>
              <w:pStyle w:val="NoSpacing"/>
              <w:rPr>
                <w:sz w:val="20"/>
                <w:szCs w:val="20"/>
              </w:rPr>
            </w:pPr>
            <w:r w:rsidRPr="00C8180B">
              <w:rPr>
                <w:sz w:val="20"/>
                <w:szCs w:val="20"/>
              </w:rPr>
              <w:t>Follow-up needed?</w:t>
            </w:r>
          </w:p>
        </w:tc>
      </w:tr>
      <w:tr w:rsidR="00567FC3" w:rsidRPr="00C8180B" w14:paraId="6E68C035" w14:textId="64E6EA4A" w:rsidTr="001F374D">
        <w:tc>
          <w:tcPr>
            <w:tcW w:w="354" w:type="dxa"/>
            <w:tcBorders>
              <w:left w:val="single" w:sz="12" w:space="0" w:color="auto"/>
            </w:tcBorders>
          </w:tcPr>
          <w:p w14:paraId="5FD8FFF9" w14:textId="4523E40B" w:rsidR="00567FC3" w:rsidRPr="00C8180B" w:rsidRDefault="00567FC3" w:rsidP="007963C8">
            <w:pPr>
              <w:pStyle w:val="NoSpacing"/>
            </w:pPr>
            <w:r w:rsidRPr="00C8180B">
              <w:t>1</w:t>
            </w:r>
          </w:p>
        </w:tc>
        <w:tc>
          <w:tcPr>
            <w:tcW w:w="5185" w:type="dxa"/>
          </w:tcPr>
          <w:p w14:paraId="797EDF5E" w14:textId="4385B8F0" w:rsidR="00567FC3" w:rsidRPr="00C8180B" w:rsidRDefault="00567FC3" w:rsidP="007963C8">
            <w:pPr>
              <w:pStyle w:val="NoSpacing"/>
            </w:pPr>
          </w:p>
        </w:tc>
        <w:tc>
          <w:tcPr>
            <w:tcW w:w="2006" w:type="dxa"/>
          </w:tcPr>
          <w:p w14:paraId="4F9AFBF0" w14:textId="19923D91" w:rsidR="00567FC3" w:rsidRPr="00984CBF" w:rsidRDefault="00567FC3" w:rsidP="007963C8">
            <w:pPr>
              <w:pStyle w:val="NoSpacing"/>
              <w:rPr>
                <w:sz w:val="20"/>
                <w:szCs w:val="20"/>
              </w:rPr>
            </w:pPr>
            <w:r w:rsidRPr="00984CBF">
              <w:rPr>
                <w:sz w:val="20"/>
                <w:szCs w:val="20"/>
              </w:rPr>
              <w:t>Natural Draft / Sealed</w:t>
            </w:r>
          </w:p>
        </w:tc>
        <w:tc>
          <w:tcPr>
            <w:tcW w:w="1369" w:type="dxa"/>
          </w:tcPr>
          <w:p w14:paraId="07C0116A" w14:textId="43F836E8" w:rsidR="00567FC3" w:rsidRPr="00C8180B" w:rsidRDefault="001F374D" w:rsidP="007963C8">
            <w:pPr>
              <w:pStyle w:val="NoSpacing"/>
            </w:pPr>
            <w:r>
              <w:t xml:space="preserve">Yes </w:t>
            </w:r>
            <w:sdt>
              <w:sdtPr>
                <w:id w:val="-5402759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No </w:t>
            </w:r>
            <w:sdt>
              <w:sdtPr>
                <w:id w:val="-13805504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881" w:type="dxa"/>
            <w:tcBorders>
              <w:right w:val="single" w:sz="12" w:space="0" w:color="auto"/>
            </w:tcBorders>
          </w:tcPr>
          <w:p w14:paraId="09B70BE7" w14:textId="10A85D08" w:rsidR="00567FC3" w:rsidRPr="00C8180B" w:rsidRDefault="001F374D" w:rsidP="007963C8">
            <w:pPr>
              <w:pStyle w:val="NoSpacing"/>
            </w:pPr>
            <w:r>
              <w:t xml:space="preserve">Yes </w:t>
            </w:r>
            <w:sdt>
              <w:sdtPr>
                <w:id w:val="-851951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No </w:t>
            </w:r>
            <w:sdt>
              <w:sdtPr>
                <w:id w:val="5653145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A47B12" w:rsidRPr="00C8180B" w14:paraId="6C07E482" w14:textId="0304C559" w:rsidTr="001F374D">
        <w:tc>
          <w:tcPr>
            <w:tcW w:w="354" w:type="dxa"/>
            <w:tcBorders>
              <w:left w:val="single" w:sz="12" w:space="0" w:color="auto"/>
            </w:tcBorders>
          </w:tcPr>
          <w:p w14:paraId="7FA2EF1D" w14:textId="0CF05FE7" w:rsidR="00A47B12" w:rsidRPr="00C8180B" w:rsidRDefault="00A47B12" w:rsidP="00A47B12">
            <w:pPr>
              <w:pStyle w:val="NoSpacing"/>
            </w:pPr>
            <w:r w:rsidRPr="00C8180B">
              <w:t>2</w:t>
            </w:r>
          </w:p>
        </w:tc>
        <w:tc>
          <w:tcPr>
            <w:tcW w:w="5185" w:type="dxa"/>
          </w:tcPr>
          <w:p w14:paraId="43A2B401" w14:textId="214E525C" w:rsidR="00A47B12" w:rsidRPr="00C8180B" w:rsidRDefault="00A47B12" w:rsidP="00A47B12">
            <w:pPr>
              <w:pStyle w:val="NoSpacing"/>
            </w:pPr>
          </w:p>
        </w:tc>
        <w:tc>
          <w:tcPr>
            <w:tcW w:w="2006" w:type="dxa"/>
          </w:tcPr>
          <w:p w14:paraId="60D62BAB" w14:textId="4F87AE6E" w:rsidR="00A47B12" w:rsidRPr="00984CBF" w:rsidRDefault="00A47B12" w:rsidP="00A47B12">
            <w:pPr>
              <w:pStyle w:val="NoSpacing"/>
              <w:rPr>
                <w:sz w:val="20"/>
                <w:szCs w:val="20"/>
              </w:rPr>
            </w:pPr>
            <w:r w:rsidRPr="00984CBF">
              <w:rPr>
                <w:sz w:val="20"/>
                <w:szCs w:val="20"/>
              </w:rPr>
              <w:t>Natural Draft / Sealed</w:t>
            </w:r>
          </w:p>
        </w:tc>
        <w:tc>
          <w:tcPr>
            <w:tcW w:w="1369" w:type="dxa"/>
          </w:tcPr>
          <w:p w14:paraId="13562CF8" w14:textId="52F3B5EA" w:rsidR="00A47B12" w:rsidRPr="00C8180B" w:rsidRDefault="001F374D" w:rsidP="00A47B12">
            <w:pPr>
              <w:pStyle w:val="NoSpacing"/>
            </w:pPr>
            <w:r>
              <w:t xml:space="preserve">Yes </w:t>
            </w:r>
            <w:sdt>
              <w:sdtPr>
                <w:id w:val="1220472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No </w:t>
            </w:r>
            <w:sdt>
              <w:sdtPr>
                <w:id w:val="2127501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881" w:type="dxa"/>
            <w:tcBorders>
              <w:right w:val="single" w:sz="12" w:space="0" w:color="auto"/>
            </w:tcBorders>
          </w:tcPr>
          <w:p w14:paraId="691392B7" w14:textId="133CD625" w:rsidR="00A47B12" w:rsidRPr="00C8180B" w:rsidRDefault="001F374D" w:rsidP="00A47B12">
            <w:pPr>
              <w:pStyle w:val="NoSpacing"/>
            </w:pPr>
            <w:r>
              <w:t xml:space="preserve">Yes </w:t>
            </w:r>
            <w:sdt>
              <w:sdtPr>
                <w:id w:val="12758255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No </w:t>
            </w:r>
            <w:sdt>
              <w:sdtPr>
                <w:id w:val="-17052370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A47B12" w:rsidRPr="00C8180B" w14:paraId="2C0D7E0E" w14:textId="205E9C0B" w:rsidTr="001F374D">
        <w:tc>
          <w:tcPr>
            <w:tcW w:w="354" w:type="dxa"/>
            <w:tcBorders>
              <w:left w:val="single" w:sz="12" w:space="0" w:color="auto"/>
              <w:bottom w:val="single" w:sz="12" w:space="0" w:color="auto"/>
            </w:tcBorders>
          </w:tcPr>
          <w:p w14:paraId="7726A012" w14:textId="7C9BD597" w:rsidR="00A47B12" w:rsidRPr="00C8180B" w:rsidRDefault="00A47B12" w:rsidP="00A47B12">
            <w:pPr>
              <w:pStyle w:val="NoSpacing"/>
            </w:pPr>
            <w:r w:rsidRPr="00C8180B">
              <w:t>3</w:t>
            </w:r>
          </w:p>
        </w:tc>
        <w:tc>
          <w:tcPr>
            <w:tcW w:w="5185" w:type="dxa"/>
            <w:tcBorders>
              <w:bottom w:val="single" w:sz="12" w:space="0" w:color="auto"/>
            </w:tcBorders>
          </w:tcPr>
          <w:p w14:paraId="05D634D5" w14:textId="55E2C183" w:rsidR="00A47B12" w:rsidRPr="00C8180B" w:rsidRDefault="00A47B12" w:rsidP="00A47B12">
            <w:pPr>
              <w:pStyle w:val="NoSpacing"/>
            </w:pPr>
          </w:p>
        </w:tc>
        <w:tc>
          <w:tcPr>
            <w:tcW w:w="2006" w:type="dxa"/>
            <w:tcBorders>
              <w:bottom w:val="single" w:sz="12" w:space="0" w:color="auto"/>
            </w:tcBorders>
          </w:tcPr>
          <w:p w14:paraId="6E4180C4" w14:textId="233B9A43" w:rsidR="00A47B12" w:rsidRPr="00984CBF" w:rsidRDefault="00A47B12" w:rsidP="00A47B12">
            <w:pPr>
              <w:pStyle w:val="NoSpacing"/>
              <w:rPr>
                <w:sz w:val="20"/>
                <w:szCs w:val="20"/>
              </w:rPr>
            </w:pPr>
            <w:r w:rsidRPr="00984CBF">
              <w:rPr>
                <w:sz w:val="20"/>
                <w:szCs w:val="20"/>
              </w:rPr>
              <w:t>Natural Draft / Sealed</w:t>
            </w:r>
          </w:p>
        </w:tc>
        <w:tc>
          <w:tcPr>
            <w:tcW w:w="1369" w:type="dxa"/>
            <w:tcBorders>
              <w:bottom w:val="single" w:sz="12" w:space="0" w:color="auto"/>
            </w:tcBorders>
          </w:tcPr>
          <w:p w14:paraId="61F5C182" w14:textId="2DA323AE" w:rsidR="00A47B12" w:rsidRPr="00C8180B" w:rsidRDefault="001F374D" w:rsidP="00A47B12">
            <w:pPr>
              <w:pStyle w:val="NoSpacing"/>
            </w:pPr>
            <w:r>
              <w:t xml:space="preserve">Yes </w:t>
            </w:r>
            <w:sdt>
              <w:sdtPr>
                <w:id w:val="-7185100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No </w:t>
            </w:r>
            <w:sdt>
              <w:sdtPr>
                <w:id w:val="20255222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881" w:type="dxa"/>
            <w:tcBorders>
              <w:bottom w:val="single" w:sz="12" w:space="0" w:color="auto"/>
              <w:right w:val="single" w:sz="12" w:space="0" w:color="auto"/>
            </w:tcBorders>
          </w:tcPr>
          <w:p w14:paraId="68951B46" w14:textId="7977B917" w:rsidR="00A47B12" w:rsidRPr="00C8180B" w:rsidRDefault="001F374D" w:rsidP="00A47B12">
            <w:pPr>
              <w:pStyle w:val="NoSpacing"/>
            </w:pPr>
            <w:r>
              <w:t xml:space="preserve">Yes </w:t>
            </w:r>
            <w:sdt>
              <w:sdtPr>
                <w:id w:val="1071622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No </w:t>
            </w:r>
            <w:sdt>
              <w:sdtPr>
                <w:id w:val="-6983210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67971560" w14:textId="0C6F1376" w:rsidR="007963C8" w:rsidRDefault="007963C8" w:rsidP="007963C8">
      <w:pPr>
        <w:pStyle w:val="NoSpacing"/>
      </w:pPr>
    </w:p>
    <w:p w14:paraId="1E8642BE" w14:textId="77777777" w:rsidR="003012B4" w:rsidRDefault="003012B4" w:rsidP="007963C8">
      <w:pPr>
        <w:pStyle w:val="NoSpacing"/>
      </w:pPr>
    </w:p>
    <w:p w14:paraId="3ED539AB" w14:textId="77777777" w:rsidR="003012B4" w:rsidRPr="00C8180B" w:rsidRDefault="003012B4" w:rsidP="007963C8">
      <w:pPr>
        <w:pStyle w:val="NoSpacing"/>
      </w:pP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5397"/>
        <w:gridCol w:w="5398"/>
      </w:tblGrid>
      <w:tr w:rsidR="004247DA" w:rsidRPr="00C8180B" w14:paraId="2FDA9B9E" w14:textId="6F58F23D" w:rsidTr="00D2720B">
        <w:tc>
          <w:tcPr>
            <w:tcW w:w="10795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E2F3" w:themeFill="accent1" w:themeFillTint="33"/>
          </w:tcPr>
          <w:p w14:paraId="42520FC9" w14:textId="3F0FF166" w:rsidR="004247DA" w:rsidRPr="00142151" w:rsidRDefault="004247DA" w:rsidP="00163D54">
            <w:pPr>
              <w:pStyle w:val="NoSpacing"/>
              <w:jc w:val="center"/>
              <w:rPr>
                <w:b/>
              </w:rPr>
            </w:pPr>
            <w:r w:rsidRPr="00142151">
              <w:rPr>
                <w:b/>
              </w:rPr>
              <w:t>Blower Door</w:t>
            </w:r>
          </w:p>
        </w:tc>
      </w:tr>
      <w:tr w:rsidR="00A04775" w:rsidRPr="00C8180B" w14:paraId="41F451FC" w14:textId="0ADDF30E" w:rsidTr="00D2720B">
        <w:tc>
          <w:tcPr>
            <w:tcW w:w="5397" w:type="dxa"/>
            <w:tcBorders>
              <w:left w:val="single" w:sz="12" w:space="0" w:color="auto"/>
              <w:bottom w:val="single" w:sz="12" w:space="0" w:color="auto"/>
            </w:tcBorders>
          </w:tcPr>
          <w:p w14:paraId="1AB3C617" w14:textId="60E871C6" w:rsidR="00A04775" w:rsidRPr="00C8180B" w:rsidRDefault="00A04775" w:rsidP="00A04775">
            <w:pPr>
              <w:pStyle w:val="NoSpacing"/>
            </w:pPr>
            <w:r w:rsidRPr="00C8180B">
              <w:t>Pre CFM50:</w:t>
            </w:r>
          </w:p>
        </w:tc>
        <w:tc>
          <w:tcPr>
            <w:tcW w:w="5398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FC21009" w14:textId="7B9FE556" w:rsidR="00A04775" w:rsidRPr="00C8180B" w:rsidRDefault="00A04775" w:rsidP="00A04775">
            <w:pPr>
              <w:pStyle w:val="NoSpacing"/>
            </w:pPr>
            <w:r w:rsidRPr="00C8180B">
              <w:t>Post CFM50:</w:t>
            </w:r>
          </w:p>
        </w:tc>
      </w:tr>
    </w:tbl>
    <w:p w14:paraId="577D33CA" w14:textId="77777777" w:rsidR="006445E2" w:rsidRDefault="006445E2" w:rsidP="003B2F3A">
      <w:pPr>
        <w:pStyle w:val="NoSpacing"/>
        <w:rPr>
          <w:b/>
        </w:rPr>
      </w:pP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5397"/>
        <w:gridCol w:w="5398"/>
      </w:tblGrid>
      <w:tr w:rsidR="00EF3038" w:rsidRPr="00C8180B" w14:paraId="1EC1BFAF" w14:textId="77777777" w:rsidTr="0003088A">
        <w:tc>
          <w:tcPr>
            <w:tcW w:w="10795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E2F3" w:themeFill="accent1" w:themeFillTint="33"/>
          </w:tcPr>
          <w:p w14:paraId="76FE8F06" w14:textId="303094DD" w:rsidR="00EF3038" w:rsidRPr="00142151" w:rsidRDefault="00EF3038" w:rsidP="0003088A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Duct Sealing – Duct Blaster</w:t>
            </w:r>
          </w:p>
        </w:tc>
      </w:tr>
      <w:tr w:rsidR="00EF3038" w:rsidRPr="00C8180B" w14:paraId="3A5194F7" w14:textId="77777777" w:rsidTr="0003088A">
        <w:tc>
          <w:tcPr>
            <w:tcW w:w="5397" w:type="dxa"/>
            <w:tcBorders>
              <w:left w:val="single" w:sz="12" w:space="0" w:color="auto"/>
              <w:bottom w:val="single" w:sz="12" w:space="0" w:color="auto"/>
            </w:tcBorders>
          </w:tcPr>
          <w:p w14:paraId="09E362A3" w14:textId="180197F3" w:rsidR="00EF3038" w:rsidRPr="00C8180B" w:rsidRDefault="00EF3038" w:rsidP="0003088A">
            <w:pPr>
              <w:pStyle w:val="NoSpacing"/>
            </w:pPr>
            <w:r w:rsidRPr="00C8180B">
              <w:t>Pre CFM</w:t>
            </w:r>
            <w:r>
              <w:t>25</w:t>
            </w:r>
            <w:r w:rsidRPr="00C8180B">
              <w:t>:</w:t>
            </w:r>
          </w:p>
        </w:tc>
        <w:tc>
          <w:tcPr>
            <w:tcW w:w="5398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34BB452" w14:textId="793FC549" w:rsidR="00EF3038" w:rsidRPr="00C8180B" w:rsidRDefault="00EF3038" w:rsidP="0003088A">
            <w:pPr>
              <w:pStyle w:val="NoSpacing"/>
            </w:pPr>
            <w:r w:rsidRPr="00C8180B">
              <w:t>Post CFM</w:t>
            </w:r>
            <w:r>
              <w:t>2</w:t>
            </w:r>
            <w:r w:rsidRPr="00C8180B">
              <w:t>5:</w:t>
            </w:r>
          </w:p>
        </w:tc>
      </w:tr>
    </w:tbl>
    <w:p w14:paraId="52969C7F" w14:textId="77777777" w:rsidR="00EF3038" w:rsidRDefault="00EF3038" w:rsidP="003B2F3A">
      <w:pPr>
        <w:pStyle w:val="NoSpacing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5"/>
        <w:gridCol w:w="5385"/>
      </w:tblGrid>
      <w:tr w:rsidR="00265E7F" w14:paraId="360A455C" w14:textId="77777777" w:rsidTr="00AA4706">
        <w:tc>
          <w:tcPr>
            <w:tcW w:w="10770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E2F3" w:themeFill="accent1" w:themeFillTint="33"/>
          </w:tcPr>
          <w:p w14:paraId="1FD7D4C5" w14:textId="46677ED9" w:rsidR="00265E7F" w:rsidRPr="00265E7F" w:rsidRDefault="00265E7F" w:rsidP="00265E7F">
            <w:pPr>
              <w:pStyle w:val="NoSpacing"/>
              <w:jc w:val="center"/>
              <w:rPr>
                <w:b/>
              </w:rPr>
            </w:pPr>
            <w:r w:rsidRPr="00265E7F">
              <w:rPr>
                <w:b/>
                <w:bCs/>
              </w:rPr>
              <w:t>Direct Installs</w:t>
            </w:r>
          </w:p>
        </w:tc>
      </w:tr>
      <w:tr w:rsidR="00532FF4" w14:paraId="562CD44B" w14:textId="77777777" w:rsidTr="006D1676">
        <w:trPr>
          <w:gridAfter w:val="1"/>
          <w:wAfter w:w="5385" w:type="dxa"/>
        </w:trPr>
        <w:tc>
          <w:tcPr>
            <w:tcW w:w="5385" w:type="dxa"/>
            <w:tcBorders>
              <w:left w:val="single" w:sz="4" w:space="0" w:color="auto"/>
              <w:right w:val="single" w:sz="12" w:space="0" w:color="auto"/>
            </w:tcBorders>
          </w:tcPr>
          <w:p w14:paraId="5B689519" w14:textId="2E44160F" w:rsidR="00532FF4" w:rsidRPr="000C550A" w:rsidRDefault="00532FF4" w:rsidP="00DE09CA">
            <w:pPr>
              <w:pStyle w:val="NoSpacing"/>
            </w:pPr>
            <w:r>
              <w:t xml:space="preserve">Was a new thermostat installed? Yes </w:t>
            </w:r>
            <w:sdt>
              <w:sdtPr>
                <w:id w:val="-307013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32FF4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>
              <w:t xml:space="preserve"> No </w:t>
            </w:r>
            <w:sdt>
              <w:sdtPr>
                <w:id w:val="144014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32FF4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</w:tr>
    </w:tbl>
    <w:p w14:paraId="60C4C073" w14:textId="77777777" w:rsidR="00B25018" w:rsidRDefault="00B25018" w:rsidP="003B2F3A">
      <w:pPr>
        <w:pStyle w:val="NoSpacing"/>
        <w:rPr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6954B6" w14:paraId="15D64A40" w14:textId="77777777" w:rsidTr="00CA249A">
        <w:trPr>
          <w:trHeight w:val="5822"/>
        </w:trPr>
        <w:tc>
          <w:tcPr>
            <w:tcW w:w="10790" w:type="dxa"/>
          </w:tcPr>
          <w:p w14:paraId="5727E06E" w14:textId="04347D14" w:rsidR="006954B6" w:rsidRDefault="007F1A73" w:rsidP="003B2F3A">
            <w:pPr>
              <w:pStyle w:val="NoSpacing"/>
              <w:rPr>
                <w:b/>
              </w:rPr>
            </w:pPr>
            <w:r>
              <w:rPr>
                <w:b/>
              </w:rPr>
              <w:t>Please</w:t>
            </w:r>
            <w:r w:rsidR="00C26841">
              <w:rPr>
                <w:b/>
              </w:rPr>
              <w:t xml:space="preserve"> list any </w:t>
            </w:r>
            <w:r w:rsidR="007B1423">
              <w:rPr>
                <w:b/>
              </w:rPr>
              <w:t xml:space="preserve">follow-up needed </w:t>
            </w:r>
            <w:r w:rsidR="006E56C2">
              <w:rPr>
                <w:b/>
              </w:rPr>
              <w:t>for this customer’s home:</w:t>
            </w:r>
          </w:p>
          <w:p w14:paraId="786D5802" w14:textId="216077F9" w:rsidR="006E56C2" w:rsidRDefault="006E56C2" w:rsidP="003B2F3A">
            <w:pPr>
              <w:pStyle w:val="NoSpacing"/>
              <w:rPr>
                <w:b/>
              </w:rPr>
            </w:pPr>
            <w:r>
              <w:t xml:space="preserve">N/A </w:t>
            </w:r>
            <w:sdt>
              <w:sdtPr>
                <w:id w:val="1605608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08CEC019" w14:textId="77777777" w:rsidR="00797FE2" w:rsidRDefault="00797FE2" w:rsidP="003B2F3A">
      <w:pPr>
        <w:pStyle w:val="NoSpacing"/>
      </w:pPr>
    </w:p>
    <w:p w14:paraId="7D85AA38" w14:textId="77777777" w:rsidR="002B78CC" w:rsidRDefault="002B78CC" w:rsidP="003B2F3A">
      <w:pPr>
        <w:pStyle w:val="NoSpacing"/>
      </w:pPr>
    </w:p>
    <w:p w14:paraId="681F76E8" w14:textId="77777777" w:rsidR="00CA249A" w:rsidRDefault="00CA249A" w:rsidP="003B2F3A">
      <w:pPr>
        <w:pStyle w:val="NoSpacing"/>
      </w:pPr>
    </w:p>
    <w:p w14:paraId="14A8C026" w14:textId="77777777" w:rsidR="00CA249A" w:rsidRDefault="00CA249A" w:rsidP="003B2F3A">
      <w:pPr>
        <w:pStyle w:val="NoSpacing"/>
      </w:pPr>
    </w:p>
    <w:p w14:paraId="3A8A26C0" w14:textId="77777777" w:rsidR="00CA249A" w:rsidRDefault="00CA249A" w:rsidP="003B2F3A">
      <w:pPr>
        <w:pStyle w:val="NoSpacing"/>
      </w:pPr>
    </w:p>
    <w:p w14:paraId="7508EF89" w14:textId="77777777" w:rsidR="00CA249A" w:rsidRDefault="00CA249A" w:rsidP="003B2F3A">
      <w:pPr>
        <w:pStyle w:val="NoSpacing"/>
      </w:pPr>
    </w:p>
    <w:p w14:paraId="39F5A16A" w14:textId="77777777" w:rsidR="00CA249A" w:rsidRDefault="00CA249A" w:rsidP="003B2F3A">
      <w:pPr>
        <w:pStyle w:val="NoSpacing"/>
      </w:pPr>
    </w:p>
    <w:p w14:paraId="284FA76F" w14:textId="72DA40D2" w:rsidR="00722C0D" w:rsidRPr="00CA249A" w:rsidRDefault="00722C0D" w:rsidP="003B2F3A">
      <w:pPr>
        <w:pStyle w:val="NoSpacing"/>
        <w:rPr>
          <w:u w:val="single"/>
        </w:rPr>
      </w:pPr>
      <w:r w:rsidRPr="00CA249A">
        <w:rPr>
          <w:u w:val="single"/>
        </w:rPr>
        <w:t>To be completed by the contractor:</w:t>
      </w:r>
    </w:p>
    <w:p w14:paraId="196E5F2E" w14:textId="0C26FE9C" w:rsidR="00722C0D" w:rsidRDefault="00000000" w:rsidP="003B2F3A">
      <w:pPr>
        <w:pStyle w:val="NoSpacing"/>
      </w:pPr>
      <w:sdt>
        <w:sdtPr>
          <w:id w:val="21167059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22C0D">
            <w:rPr>
              <w:rFonts w:ascii="MS Gothic" w:eastAsia="MS Gothic" w:hAnsi="MS Gothic" w:hint="eastAsia"/>
            </w:rPr>
            <w:t>☐</w:t>
          </w:r>
        </w:sdtContent>
      </w:sdt>
      <w:r w:rsidR="00722C0D">
        <w:t xml:space="preserve"> Upload energy audit document to the Data Collection Tool</w:t>
      </w:r>
      <w:r w:rsidR="004D5F61">
        <w:t>.</w:t>
      </w:r>
    </w:p>
    <w:p w14:paraId="421A7961" w14:textId="6DC5F66C" w:rsidR="00722C0D" w:rsidRDefault="00000000" w:rsidP="003B2F3A">
      <w:pPr>
        <w:pStyle w:val="NoSpacing"/>
      </w:pPr>
      <w:sdt>
        <w:sdtPr>
          <w:id w:val="-4737618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22C0D">
            <w:rPr>
              <w:rFonts w:ascii="MS Gothic" w:eastAsia="MS Gothic" w:hAnsi="MS Gothic" w:hint="eastAsia"/>
            </w:rPr>
            <w:t>☐</w:t>
          </w:r>
        </w:sdtContent>
      </w:sdt>
      <w:r w:rsidR="004D5F61">
        <w:t xml:space="preserve"> </w:t>
      </w:r>
      <w:r w:rsidR="00722C0D">
        <w:t xml:space="preserve">Upload invoice to </w:t>
      </w:r>
      <w:r w:rsidR="002D79F9">
        <w:t>the Data Collection Tool.</w:t>
      </w:r>
    </w:p>
    <w:p w14:paraId="7CA4C6FF" w14:textId="3FCCDCE9" w:rsidR="004D5F61" w:rsidRDefault="00000000" w:rsidP="003B2F3A">
      <w:pPr>
        <w:pStyle w:val="NoSpacing"/>
      </w:pPr>
      <w:sdt>
        <w:sdtPr>
          <w:id w:val="20288325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D5F61">
            <w:rPr>
              <w:rFonts w:ascii="MS Gothic" w:eastAsia="MS Gothic" w:hAnsi="MS Gothic" w:hint="eastAsia"/>
            </w:rPr>
            <w:t>☐</w:t>
          </w:r>
        </w:sdtContent>
      </w:sdt>
      <w:r w:rsidR="004D5F61">
        <w:t xml:space="preserve"> Upload final inspection form to the Data collection Tool.</w:t>
      </w:r>
    </w:p>
    <w:p w14:paraId="2B6571A8" w14:textId="45AC3E04" w:rsidR="004D5F61" w:rsidRPr="00797FE2" w:rsidRDefault="00000000" w:rsidP="003B2F3A">
      <w:pPr>
        <w:pStyle w:val="NoSpacing"/>
      </w:pPr>
      <w:sdt>
        <w:sdtPr>
          <w:id w:val="-11402641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A249A">
            <w:rPr>
              <w:rFonts w:ascii="MS Gothic" w:eastAsia="MS Gothic" w:hAnsi="MS Gothic" w:hint="eastAsia"/>
            </w:rPr>
            <w:t>☐</w:t>
          </w:r>
        </w:sdtContent>
      </w:sdt>
      <w:r w:rsidR="00CA249A">
        <w:t xml:space="preserve"> Upload project pictures, or link to pictures, to the Data Collection Tool.</w:t>
      </w:r>
    </w:p>
    <w:sectPr w:rsidR="004D5F61" w:rsidRPr="00797FE2" w:rsidSect="005216FE">
      <w:headerReference w:type="default" r:id="rId10"/>
      <w:pgSz w:w="12240" w:h="15840"/>
      <w:pgMar w:top="720" w:right="720" w:bottom="720" w:left="72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AD989" w14:textId="77777777" w:rsidR="00216D04" w:rsidRDefault="00216D04" w:rsidP="00B77434">
      <w:pPr>
        <w:spacing w:after="0" w:line="240" w:lineRule="auto"/>
      </w:pPr>
      <w:r>
        <w:separator/>
      </w:r>
    </w:p>
  </w:endnote>
  <w:endnote w:type="continuationSeparator" w:id="0">
    <w:p w14:paraId="558115D5" w14:textId="77777777" w:rsidR="00216D04" w:rsidRDefault="00216D04" w:rsidP="00B77434">
      <w:pPr>
        <w:spacing w:after="0" w:line="240" w:lineRule="auto"/>
      </w:pPr>
      <w:r>
        <w:continuationSeparator/>
      </w:r>
    </w:p>
  </w:endnote>
  <w:endnote w:type="continuationNotice" w:id="1">
    <w:p w14:paraId="3940749A" w14:textId="77777777" w:rsidR="00216D04" w:rsidRDefault="00216D0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B0F86" w14:textId="77777777" w:rsidR="00216D04" w:rsidRDefault="00216D04" w:rsidP="00B77434">
      <w:pPr>
        <w:spacing w:after="0" w:line="240" w:lineRule="auto"/>
      </w:pPr>
      <w:r>
        <w:separator/>
      </w:r>
    </w:p>
  </w:footnote>
  <w:footnote w:type="continuationSeparator" w:id="0">
    <w:p w14:paraId="7A4BDEDE" w14:textId="77777777" w:rsidR="00216D04" w:rsidRDefault="00216D04" w:rsidP="00B77434">
      <w:pPr>
        <w:spacing w:after="0" w:line="240" w:lineRule="auto"/>
      </w:pPr>
      <w:r>
        <w:continuationSeparator/>
      </w:r>
    </w:p>
  </w:footnote>
  <w:footnote w:type="continuationNotice" w:id="1">
    <w:p w14:paraId="044EF627" w14:textId="77777777" w:rsidR="00216D04" w:rsidRDefault="00216D0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B2FB3" w14:textId="322B820B" w:rsidR="00B77434" w:rsidRDefault="00C059DB" w:rsidP="00B77434">
    <w:pPr>
      <w:pStyle w:val="Header"/>
      <w:jc w:val="center"/>
      <w:rPr>
        <w:b/>
      </w:rPr>
    </w:pPr>
    <w:r>
      <w:rPr>
        <w:b/>
      </w:rPr>
      <w:t>Home Energy Savings – Retrofits Final Inspection Form</w:t>
    </w:r>
  </w:p>
  <w:p w14:paraId="27E551E9" w14:textId="77777777" w:rsidR="00BF2216" w:rsidRPr="00B77434" w:rsidRDefault="00BF2216" w:rsidP="00B77434">
    <w:pPr>
      <w:pStyle w:val="Header"/>
      <w:jc w:val="cent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C6376"/>
    <w:multiLevelType w:val="hybridMultilevel"/>
    <w:tmpl w:val="ED9E71E6"/>
    <w:lvl w:ilvl="0" w:tplc="38DA717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140219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cott Grost">
    <w15:presenceInfo w15:providerId="AD" w15:userId="S::sgrost@resource-innovations.com::d1b5cb66-d933-4f9b-bc24-36170815124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5DE"/>
    <w:rsid w:val="000050AC"/>
    <w:rsid w:val="00024BE5"/>
    <w:rsid w:val="00026D08"/>
    <w:rsid w:val="000272E1"/>
    <w:rsid w:val="00027888"/>
    <w:rsid w:val="00031D90"/>
    <w:rsid w:val="00034CC4"/>
    <w:rsid w:val="00035D67"/>
    <w:rsid w:val="00046EA2"/>
    <w:rsid w:val="000515D0"/>
    <w:rsid w:val="00053536"/>
    <w:rsid w:val="0005380C"/>
    <w:rsid w:val="00056FA7"/>
    <w:rsid w:val="0006490E"/>
    <w:rsid w:val="00064E74"/>
    <w:rsid w:val="000748A3"/>
    <w:rsid w:val="00077F14"/>
    <w:rsid w:val="00082963"/>
    <w:rsid w:val="000839D1"/>
    <w:rsid w:val="000904EE"/>
    <w:rsid w:val="00091F95"/>
    <w:rsid w:val="000947F5"/>
    <w:rsid w:val="000A2F68"/>
    <w:rsid w:val="000A32CF"/>
    <w:rsid w:val="000B192E"/>
    <w:rsid w:val="000B41B7"/>
    <w:rsid w:val="000B4349"/>
    <w:rsid w:val="000B5C34"/>
    <w:rsid w:val="000B6C35"/>
    <w:rsid w:val="000B6FA2"/>
    <w:rsid w:val="000C252D"/>
    <w:rsid w:val="000C550A"/>
    <w:rsid w:val="000E06A0"/>
    <w:rsid w:val="000E28CD"/>
    <w:rsid w:val="000E36E3"/>
    <w:rsid w:val="000E4027"/>
    <w:rsid w:val="000F001D"/>
    <w:rsid w:val="000F0205"/>
    <w:rsid w:val="000F38A5"/>
    <w:rsid w:val="000F62FA"/>
    <w:rsid w:val="000F6621"/>
    <w:rsid w:val="00100325"/>
    <w:rsid w:val="0010245A"/>
    <w:rsid w:val="001061A3"/>
    <w:rsid w:val="00116831"/>
    <w:rsid w:val="0012621C"/>
    <w:rsid w:val="00135BF8"/>
    <w:rsid w:val="00137EEF"/>
    <w:rsid w:val="00142151"/>
    <w:rsid w:val="001437A4"/>
    <w:rsid w:val="00146EEF"/>
    <w:rsid w:val="00152366"/>
    <w:rsid w:val="00157D1A"/>
    <w:rsid w:val="00161FC6"/>
    <w:rsid w:val="00163D54"/>
    <w:rsid w:val="00166830"/>
    <w:rsid w:val="00174F79"/>
    <w:rsid w:val="00176289"/>
    <w:rsid w:val="00177FDC"/>
    <w:rsid w:val="001919DB"/>
    <w:rsid w:val="001935EC"/>
    <w:rsid w:val="00196B0D"/>
    <w:rsid w:val="001A6723"/>
    <w:rsid w:val="001B4EFC"/>
    <w:rsid w:val="001C0BE8"/>
    <w:rsid w:val="001C16D5"/>
    <w:rsid w:val="001C1AA7"/>
    <w:rsid w:val="001C27D3"/>
    <w:rsid w:val="001C70ED"/>
    <w:rsid w:val="001C7B8F"/>
    <w:rsid w:val="001D4F08"/>
    <w:rsid w:val="001E2C9F"/>
    <w:rsid w:val="001E6236"/>
    <w:rsid w:val="001E7282"/>
    <w:rsid w:val="001F022C"/>
    <w:rsid w:val="001F09C3"/>
    <w:rsid w:val="001F2F25"/>
    <w:rsid w:val="001F374D"/>
    <w:rsid w:val="001F5DB5"/>
    <w:rsid w:val="002118FA"/>
    <w:rsid w:val="00212D88"/>
    <w:rsid w:val="002136DA"/>
    <w:rsid w:val="00214300"/>
    <w:rsid w:val="00215544"/>
    <w:rsid w:val="00216D04"/>
    <w:rsid w:val="00222B8A"/>
    <w:rsid w:val="002318CE"/>
    <w:rsid w:val="0023614F"/>
    <w:rsid w:val="00242E64"/>
    <w:rsid w:val="0024537C"/>
    <w:rsid w:val="002523D2"/>
    <w:rsid w:val="0026193F"/>
    <w:rsid w:val="00265E7F"/>
    <w:rsid w:val="002731C7"/>
    <w:rsid w:val="00273F5E"/>
    <w:rsid w:val="00275505"/>
    <w:rsid w:val="00275E75"/>
    <w:rsid w:val="00276CC5"/>
    <w:rsid w:val="002803F5"/>
    <w:rsid w:val="002860BE"/>
    <w:rsid w:val="00286BC4"/>
    <w:rsid w:val="002924E7"/>
    <w:rsid w:val="00294622"/>
    <w:rsid w:val="002B10C5"/>
    <w:rsid w:val="002B1E94"/>
    <w:rsid w:val="002B78CC"/>
    <w:rsid w:val="002B7C7C"/>
    <w:rsid w:val="002D25C4"/>
    <w:rsid w:val="002D79F9"/>
    <w:rsid w:val="002E2232"/>
    <w:rsid w:val="002E5746"/>
    <w:rsid w:val="002E5E99"/>
    <w:rsid w:val="002E6BA9"/>
    <w:rsid w:val="003012B4"/>
    <w:rsid w:val="00301808"/>
    <w:rsid w:val="00301F14"/>
    <w:rsid w:val="00304488"/>
    <w:rsid w:val="003058B0"/>
    <w:rsid w:val="00306561"/>
    <w:rsid w:val="00307E21"/>
    <w:rsid w:val="00313074"/>
    <w:rsid w:val="003162F3"/>
    <w:rsid w:val="0031760E"/>
    <w:rsid w:val="00323FDB"/>
    <w:rsid w:val="00324535"/>
    <w:rsid w:val="00331F3E"/>
    <w:rsid w:val="00332AFC"/>
    <w:rsid w:val="00344C21"/>
    <w:rsid w:val="00352293"/>
    <w:rsid w:val="00352682"/>
    <w:rsid w:val="003528EE"/>
    <w:rsid w:val="003606A8"/>
    <w:rsid w:val="0036115B"/>
    <w:rsid w:val="00361856"/>
    <w:rsid w:val="0037265B"/>
    <w:rsid w:val="00381075"/>
    <w:rsid w:val="003870E2"/>
    <w:rsid w:val="00387DAC"/>
    <w:rsid w:val="00387E40"/>
    <w:rsid w:val="00390EA4"/>
    <w:rsid w:val="00391A22"/>
    <w:rsid w:val="003B2F3A"/>
    <w:rsid w:val="003B57DB"/>
    <w:rsid w:val="003C14F3"/>
    <w:rsid w:val="003D257C"/>
    <w:rsid w:val="003D48B1"/>
    <w:rsid w:val="003D5D3F"/>
    <w:rsid w:val="003E15FB"/>
    <w:rsid w:val="003E6B90"/>
    <w:rsid w:val="003F5E98"/>
    <w:rsid w:val="00414BEA"/>
    <w:rsid w:val="0041523B"/>
    <w:rsid w:val="00415561"/>
    <w:rsid w:val="004212B2"/>
    <w:rsid w:val="0042337D"/>
    <w:rsid w:val="004247DA"/>
    <w:rsid w:val="00436CD8"/>
    <w:rsid w:val="00437729"/>
    <w:rsid w:val="004451FA"/>
    <w:rsid w:val="00450626"/>
    <w:rsid w:val="0046059C"/>
    <w:rsid w:val="004628BB"/>
    <w:rsid w:val="00462E13"/>
    <w:rsid w:val="004676BB"/>
    <w:rsid w:val="00475188"/>
    <w:rsid w:val="004835F6"/>
    <w:rsid w:val="00490C15"/>
    <w:rsid w:val="00493A7E"/>
    <w:rsid w:val="004950A0"/>
    <w:rsid w:val="004A0A37"/>
    <w:rsid w:val="004A614A"/>
    <w:rsid w:val="004B019A"/>
    <w:rsid w:val="004B044D"/>
    <w:rsid w:val="004C07FD"/>
    <w:rsid w:val="004C0FDF"/>
    <w:rsid w:val="004D3EEC"/>
    <w:rsid w:val="004D5542"/>
    <w:rsid w:val="004D5F61"/>
    <w:rsid w:val="004E19AB"/>
    <w:rsid w:val="004E1FF8"/>
    <w:rsid w:val="004E2B98"/>
    <w:rsid w:val="004F0992"/>
    <w:rsid w:val="004F15F2"/>
    <w:rsid w:val="0050161C"/>
    <w:rsid w:val="005019E7"/>
    <w:rsid w:val="005024BD"/>
    <w:rsid w:val="00512764"/>
    <w:rsid w:val="00512B44"/>
    <w:rsid w:val="00516E49"/>
    <w:rsid w:val="005216FE"/>
    <w:rsid w:val="00523D40"/>
    <w:rsid w:val="00531DEF"/>
    <w:rsid w:val="00531E1E"/>
    <w:rsid w:val="00532FF4"/>
    <w:rsid w:val="00545CC8"/>
    <w:rsid w:val="00557755"/>
    <w:rsid w:val="00564097"/>
    <w:rsid w:val="00567FC3"/>
    <w:rsid w:val="0057125A"/>
    <w:rsid w:val="00575E71"/>
    <w:rsid w:val="00580AD6"/>
    <w:rsid w:val="00590695"/>
    <w:rsid w:val="00591098"/>
    <w:rsid w:val="005A0DA2"/>
    <w:rsid w:val="005A1B07"/>
    <w:rsid w:val="005A39D2"/>
    <w:rsid w:val="005A4DBB"/>
    <w:rsid w:val="005A755C"/>
    <w:rsid w:val="005B1A5F"/>
    <w:rsid w:val="005B4C11"/>
    <w:rsid w:val="005B55D5"/>
    <w:rsid w:val="005C69EF"/>
    <w:rsid w:val="005D2337"/>
    <w:rsid w:val="005F2097"/>
    <w:rsid w:val="005F2258"/>
    <w:rsid w:val="005F37F3"/>
    <w:rsid w:val="005F62E5"/>
    <w:rsid w:val="00603084"/>
    <w:rsid w:val="006151EC"/>
    <w:rsid w:val="006166EC"/>
    <w:rsid w:val="006212D4"/>
    <w:rsid w:val="00633DD0"/>
    <w:rsid w:val="006371EA"/>
    <w:rsid w:val="006376B1"/>
    <w:rsid w:val="00643A17"/>
    <w:rsid w:val="006445E2"/>
    <w:rsid w:val="00652939"/>
    <w:rsid w:val="0066048F"/>
    <w:rsid w:val="00674B45"/>
    <w:rsid w:val="00676136"/>
    <w:rsid w:val="00677DA9"/>
    <w:rsid w:val="00685A46"/>
    <w:rsid w:val="00685AF2"/>
    <w:rsid w:val="006954B6"/>
    <w:rsid w:val="006A1A8E"/>
    <w:rsid w:val="006A3235"/>
    <w:rsid w:val="006A371D"/>
    <w:rsid w:val="006C16AC"/>
    <w:rsid w:val="006C71A8"/>
    <w:rsid w:val="006C7477"/>
    <w:rsid w:val="006C75E5"/>
    <w:rsid w:val="006D1676"/>
    <w:rsid w:val="006D5D2B"/>
    <w:rsid w:val="006E56C2"/>
    <w:rsid w:val="006F6016"/>
    <w:rsid w:val="006F7C86"/>
    <w:rsid w:val="00703F0E"/>
    <w:rsid w:val="00706B4E"/>
    <w:rsid w:val="007077FB"/>
    <w:rsid w:val="007105E6"/>
    <w:rsid w:val="0071113D"/>
    <w:rsid w:val="0071124A"/>
    <w:rsid w:val="00711E5B"/>
    <w:rsid w:val="007143F5"/>
    <w:rsid w:val="00716364"/>
    <w:rsid w:val="00717ED7"/>
    <w:rsid w:val="00722C0D"/>
    <w:rsid w:val="00746E86"/>
    <w:rsid w:val="007528A4"/>
    <w:rsid w:val="00761349"/>
    <w:rsid w:val="0077222A"/>
    <w:rsid w:val="00772838"/>
    <w:rsid w:val="007739E8"/>
    <w:rsid w:val="00792E15"/>
    <w:rsid w:val="00793632"/>
    <w:rsid w:val="007960C7"/>
    <w:rsid w:val="007963C8"/>
    <w:rsid w:val="00797FE2"/>
    <w:rsid w:val="007A0D01"/>
    <w:rsid w:val="007B1423"/>
    <w:rsid w:val="007B3542"/>
    <w:rsid w:val="007B65BC"/>
    <w:rsid w:val="007C79C1"/>
    <w:rsid w:val="007D16D1"/>
    <w:rsid w:val="007D385E"/>
    <w:rsid w:val="007D5401"/>
    <w:rsid w:val="007D74AA"/>
    <w:rsid w:val="007E3A01"/>
    <w:rsid w:val="007E5E00"/>
    <w:rsid w:val="007F1A73"/>
    <w:rsid w:val="007F38CE"/>
    <w:rsid w:val="007F3E30"/>
    <w:rsid w:val="007F5003"/>
    <w:rsid w:val="0080093E"/>
    <w:rsid w:val="00800942"/>
    <w:rsid w:val="00803938"/>
    <w:rsid w:val="00810776"/>
    <w:rsid w:val="00811828"/>
    <w:rsid w:val="008171B1"/>
    <w:rsid w:val="008302A7"/>
    <w:rsid w:val="00832DB8"/>
    <w:rsid w:val="00833222"/>
    <w:rsid w:val="00836291"/>
    <w:rsid w:val="00840979"/>
    <w:rsid w:val="00842249"/>
    <w:rsid w:val="008440AD"/>
    <w:rsid w:val="00844CB0"/>
    <w:rsid w:val="00845B6D"/>
    <w:rsid w:val="00857CBB"/>
    <w:rsid w:val="008608BB"/>
    <w:rsid w:val="00873393"/>
    <w:rsid w:val="008822DB"/>
    <w:rsid w:val="00882BD2"/>
    <w:rsid w:val="00886EB0"/>
    <w:rsid w:val="0089180F"/>
    <w:rsid w:val="00893551"/>
    <w:rsid w:val="00897044"/>
    <w:rsid w:val="008B5A16"/>
    <w:rsid w:val="008C4669"/>
    <w:rsid w:val="008C59D6"/>
    <w:rsid w:val="008D3056"/>
    <w:rsid w:val="008D4350"/>
    <w:rsid w:val="008D7747"/>
    <w:rsid w:val="008E3AB8"/>
    <w:rsid w:val="008E6212"/>
    <w:rsid w:val="00901CAF"/>
    <w:rsid w:val="00906D37"/>
    <w:rsid w:val="0092012B"/>
    <w:rsid w:val="009307ED"/>
    <w:rsid w:val="009363FD"/>
    <w:rsid w:val="0094594E"/>
    <w:rsid w:val="009568C1"/>
    <w:rsid w:val="00960A5E"/>
    <w:rsid w:val="00962C8D"/>
    <w:rsid w:val="00970E01"/>
    <w:rsid w:val="009777C2"/>
    <w:rsid w:val="0098066B"/>
    <w:rsid w:val="009835F0"/>
    <w:rsid w:val="00984493"/>
    <w:rsid w:val="00984CBF"/>
    <w:rsid w:val="009940E4"/>
    <w:rsid w:val="009975A8"/>
    <w:rsid w:val="009A3C62"/>
    <w:rsid w:val="009A6F27"/>
    <w:rsid w:val="009B79A5"/>
    <w:rsid w:val="009C303E"/>
    <w:rsid w:val="009C31E4"/>
    <w:rsid w:val="009C3358"/>
    <w:rsid w:val="009C6655"/>
    <w:rsid w:val="009D10DC"/>
    <w:rsid w:val="009E590A"/>
    <w:rsid w:val="009E7E15"/>
    <w:rsid w:val="009F05DE"/>
    <w:rsid w:val="009F09F8"/>
    <w:rsid w:val="009F43B5"/>
    <w:rsid w:val="009F45FD"/>
    <w:rsid w:val="00A00ECF"/>
    <w:rsid w:val="00A04775"/>
    <w:rsid w:val="00A073A2"/>
    <w:rsid w:val="00A177E1"/>
    <w:rsid w:val="00A23DA2"/>
    <w:rsid w:val="00A247C4"/>
    <w:rsid w:val="00A42346"/>
    <w:rsid w:val="00A47B12"/>
    <w:rsid w:val="00A47BD5"/>
    <w:rsid w:val="00A70B5C"/>
    <w:rsid w:val="00A77910"/>
    <w:rsid w:val="00A8428E"/>
    <w:rsid w:val="00A849EE"/>
    <w:rsid w:val="00A84F23"/>
    <w:rsid w:val="00A922EE"/>
    <w:rsid w:val="00A9724E"/>
    <w:rsid w:val="00AA4706"/>
    <w:rsid w:val="00AE3436"/>
    <w:rsid w:val="00AE6B08"/>
    <w:rsid w:val="00AF0DA8"/>
    <w:rsid w:val="00B0361E"/>
    <w:rsid w:val="00B045EF"/>
    <w:rsid w:val="00B10459"/>
    <w:rsid w:val="00B14662"/>
    <w:rsid w:val="00B25018"/>
    <w:rsid w:val="00B30B98"/>
    <w:rsid w:val="00B411E8"/>
    <w:rsid w:val="00B45DFE"/>
    <w:rsid w:val="00B46792"/>
    <w:rsid w:val="00B472CB"/>
    <w:rsid w:val="00B77434"/>
    <w:rsid w:val="00B80E93"/>
    <w:rsid w:val="00B84DC9"/>
    <w:rsid w:val="00B8674C"/>
    <w:rsid w:val="00B86DB7"/>
    <w:rsid w:val="00B93030"/>
    <w:rsid w:val="00BA56A3"/>
    <w:rsid w:val="00BB04CC"/>
    <w:rsid w:val="00BB1AA6"/>
    <w:rsid w:val="00BC4FE8"/>
    <w:rsid w:val="00BD14DE"/>
    <w:rsid w:val="00BD62FB"/>
    <w:rsid w:val="00BF2216"/>
    <w:rsid w:val="00BF398A"/>
    <w:rsid w:val="00BF4C77"/>
    <w:rsid w:val="00BF7690"/>
    <w:rsid w:val="00C0056F"/>
    <w:rsid w:val="00C059DB"/>
    <w:rsid w:val="00C063D4"/>
    <w:rsid w:val="00C14D93"/>
    <w:rsid w:val="00C16F1E"/>
    <w:rsid w:val="00C25DB0"/>
    <w:rsid w:val="00C26841"/>
    <w:rsid w:val="00C3166F"/>
    <w:rsid w:val="00C34919"/>
    <w:rsid w:val="00C35C68"/>
    <w:rsid w:val="00C42611"/>
    <w:rsid w:val="00C4540E"/>
    <w:rsid w:val="00C46BC4"/>
    <w:rsid w:val="00C52138"/>
    <w:rsid w:val="00C544E2"/>
    <w:rsid w:val="00C568B7"/>
    <w:rsid w:val="00C65A09"/>
    <w:rsid w:val="00C66FD5"/>
    <w:rsid w:val="00C678BD"/>
    <w:rsid w:val="00C67997"/>
    <w:rsid w:val="00C70332"/>
    <w:rsid w:val="00C70CC9"/>
    <w:rsid w:val="00C715E0"/>
    <w:rsid w:val="00C74DB5"/>
    <w:rsid w:val="00C75BAA"/>
    <w:rsid w:val="00C760BF"/>
    <w:rsid w:val="00C8180B"/>
    <w:rsid w:val="00C81BFB"/>
    <w:rsid w:val="00C83661"/>
    <w:rsid w:val="00C8671F"/>
    <w:rsid w:val="00C91AB1"/>
    <w:rsid w:val="00C91F27"/>
    <w:rsid w:val="00CA249A"/>
    <w:rsid w:val="00CA5BA6"/>
    <w:rsid w:val="00CA6AFD"/>
    <w:rsid w:val="00CA6B6D"/>
    <w:rsid w:val="00CA70D3"/>
    <w:rsid w:val="00CB127B"/>
    <w:rsid w:val="00CC3E5A"/>
    <w:rsid w:val="00CD43ED"/>
    <w:rsid w:val="00CE2F5E"/>
    <w:rsid w:val="00CE35C1"/>
    <w:rsid w:val="00CE4DF7"/>
    <w:rsid w:val="00CE6AE8"/>
    <w:rsid w:val="00CE7BB6"/>
    <w:rsid w:val="00CF48A0"/>
    <w:rsid w:val="00CF5AB3"/>
    <w:rsid w:val="00D02D38"/>
    <w:rsid w:val="00D1603D"/>
    <w:rsid w:val="00D20E30"/>
    <w:rsid w:val="00D23155"/>
    <w:rsid w:val="00D2720B"/>
    <w:rsid w:val="00D27BFE"/>
    <w:rsid w:val="00D3352A"/>
    <w:rsid w:val="00D36E42"/>
    <w:rsid w:val="00D40A90"/>
    <w:rsid w:val="00D40F5C"/>
    <w:rsid w:val="00D43535"/>
    <w:rsid w:val="00D4508F"/>
    <w:rsid w:val="00D457F1"/>
    <w:rsid w:val="00D46F83"/>
    <w:rsid w:val="00D5022D"/>
    <w:rsid w:val="00D5675B"/>
    <w:rsid w:val="00D57DAC"/>
    <w:rsid w:val="00D6049B"/>
    <w:rsid w:val="00D64EBF"/>
    <w:rsid w:val="00D65F82"/>
    <w:rsid w:val="00D66053"/>
    <w:rsid w:val="00D6696F"/>
    <w:rsid w:val="00D67726"/>
    <w:rsid w:val="00D73249"/>
    <w:rsid w:val="00D73E4B"/>
    <w:rsid w:val="00D7408F"/>
    <w:rsid w:val="00D77BBF"/>
    <w:rsid w:val="00D77E26"/>
    <w:rsid w:val="00D80446"/>
    <w:rsid w:val="00D910BC"/>
    <w:rsid w:val="00D91CE1"/>
    <w:rsid w:val="00DA20E9"/>
    <w:rsid w:val="00DB1ACE"/>
    <w:rsid w:val="00DB28AF"/>
    <w:rsid w:val="00DC3DB3"/>
    <w:rsid w:val="00DD0DB5"/>
    <w:rsid w:val="00DD57CA"/>
    <w:rsid w:val="00DE09CA"/>
    <w:rsid w:val="00DE4128"/>
    <w:rsid w:val="00DE732D"/>
    <w:rsid w:val="00E1125A"/>
    <w:rsid w:val="00E240A3"/>
    <w:rsid w:val="00E26399"/>
    <w:rsid w:val="00E26A55"/>
    <w:rsid w:val="00E33C1C"/>
    <w:rsid w:val="00E524D4"/>
    <w:rsid w:val="00E5365B"/>
    <w:rsid w:val="00E5596A"/>
    <w:rsid w:val="00E57BAD"/>
    <w:rsid w:val="00E77557"/>
    <w:rsid w:val="00E859D6"/>
    <w:rsid w:val="00E902CE"/>
    <w:rsid w:val="00E923F0"/>
    <w:rsid w:val="00E94BB2"/>
    <w:rsid w:val="00E94C25"/>
    <w:rsid w:val="00E95AB2"/>
    <w:rsid w:val="00E96224"/>
    <w:rsid w:val="00E96C8C"/>
    <w:rsid w:val="00EA2246"/>
    <w:rsid w:val="00EA34D9"/>
    <w:rsid w:val="00EA7DF1"/>
    <w:rsid w:val="00EB0301"/>
    <w:rsid w:val="00EB2396"/>
    <w:rsid w:val="00EC31ED"/>
    <w:rsid w:val="00EC6AB6"/>
    <w:rsid w:val="00EE6C74"/>
    <w:rsid w:val="00EE7C2C"/>
    <w:rsid w:val="00EF29B9"/>
    <w:rsid w:val="00EF3038"/>
    <w:rsid w:val="00F0154C"/>
    <w:rsid w:val="00F02FCE"/>
    <w:rsid w:val="00F1229E"/>
    <w:rsid w:val="00F2005F"/>
    <w:rsid w:val="00F20622"/>
    <w:rsid w:val="00F236BB"/>
    <w:rsid w:val="00F238C7"/>
    <w:rsid w:val="00F43580"/>
    <w:rsid w:val="00F44F35"/>
    <w:rsid w:val="00F66F9F"/>
    <w:rsid w:val="00F82C3B"/>
    <w:rsid w:val="00F84128"/>
    <w:rsid w:val="00F87666"/>
    <w:rsid w:val="00F951E5"/>
    <w:rsid w:val="00FA08A3"/>
    <w:rsid w:val="00FA3315"/>
    <w:rsid w:val="00FA3ACB"/>
    <w:rsid w:val="00FB0682"/>
    <w:rsid w:val="00FB328B"/>
    <w:rsid w:val="00FC3F6E"/>
    <w:rsid w:val="00FD2BB1"/>
    <w:rsid w:val="00FD3E6A"/>
    <w:rsid w:val="00FE1867"/>
    <w:rsid w:val="00FE6A77"/>
    <w:rsid w:val="00FE729A"/>
    <w:rsid w:val="00FF12E4"/>
    <w:rsid w:val="00FF3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25329"/>
  <w15:chartTrackingRefBased/>
  <w15:docId w15:val="{66640B6B-7BE7-4A7B-ABB0-6C434D19B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F05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774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7434"/>
  </w:style>
  <w:style w:type="paragraph" w:styleId="Footer">
    <w:name w:val="footer"/>
    <w:basedOn w:val="Normal"/>
    <w:link w:val="FooterChar"/>
    <w:uiPriority w:val="99"/>
    <w:unhideWhenUsed/>
    <w:rsid w:val="00B774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7434"/>
  </w:style>
  <w:style w:type="paragraph" w:styleId="NoSpacing">
    <w:name w:val="No Spacing"/>
    <w:uiPriority w:val="1"/>
    <w:qFormat/>
    <w:rsid w:val="001C1AA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1113D"/>
    <w:pPr>
      <w:ind w:left="720"/>
      <w:contextualSpacing/>
    </w:pPr>
  </w:style>
  <w:style w:type="paragraph" w:styleId="Revision">
    <w:name w:val="Revision"/>
    <w:hidden/>
    <w:uiPriority w:val="99"/>
    <w:semiHidden/>
    <w:rsid w:val="00F238C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74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3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9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A77B93BD4DE345BBC904A350E10CB8" ma:contentTypeVersion="18" ma:contentTypeDescription="Create a new document." ma:contentTypeScope="" ma:versionID="7a8d41645f885e7b05e56a8b21f388aa">
  <xsd:schema xmlns:xsd="http://www.w3.org/2001/XMLSchema" xmlns:xs="http://www.w3.org/2001/XMLSchema" xmlns:p="http://schemas.microsoft.com/office/2006/metadata/properties" xmlns:ns2="4117fa50-93d1-4bf5-a6bf-b8d0eb06ed8b" xmlns:ns3="3b5b284c-8ded-42e8-85a9-875bd4310510" targetNamespace="http://schemas.microsoft.com/office/2006/metadata/properties" ma:root="true" ma:fieldsID="9b5a22669672dbcd30945e218a57d6a2" ns2:_="" ns3:_="">
    <xsd:import namespace="4117fa50-93d1-4bf5-a6bf-b8d0eb06ed8b"/>
    <xsd:import namespace="3b5b284c-8ded-42e8-85a9-875bd43105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7fa50-93d1-4bf5-a6bf-b8d0eb06ed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5216341-53e0-4f9c-91d7-eec6e6ff139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5b284c-8ded-42e8-85a9-875bd431051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4721807-ec93-4fd9-a7d0-80023107dcb0}" ma:internalName="TaxCatchAll" ma:showField="CatchAllData" ma:web="3b5b284c-8ded-42e8-85a9-875bd431051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b5b284c-8ded-42e8-85a9-875bd4310510">
      <UserInfo>
        <DisplayName/>
        <AccountId xsi:nil="true"/>
        <AccountType/>
      </UserInfo>
    </SharedWithUsers>
    <TaxCatchAll xmlns="3b5b284c-8ded-42e8-85a9-875bd4310510" xsi:nil="true"/>
    <lcf76f155ced4ddcb4097134ff3c332f xmlns="4117fa50-93d1-4bf5-a6bf-b8d0eb06ed8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02071EB-FAA0-4760-8990-60890A8B467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A5AEB65-67D1-4EAF-AB81-ED22F3568F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7fa50-93d1-4bf5-a6bf-b8d0eb06ed8b"/>
    <ds:schemaRef ds:uri="3b5b284c-8ded-42e8-85a9-875bd43105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5C7CB57-6084-429B-ADB5-F3FFD0A585CB}">
  <ds:schemaRefs>
    <ds:schemaRef ds:uri="http://schemas.microsoft.com/office/2006/metadata/properties"/>
    <ds:schemaRef ds:uri="http://schemas.microsoft.com/office/infopath/2007/PartnerControls"/>
    <ds:schemaRef ds:uri="3b5b284c-8ded-42e8-85a9-875bd4310510"/>
    <ds:schemaRef ds:uri="4117fa50-93d1-4bf5-a6bf-b8d0eb06ed8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435</Words>
  <Characters>1647</Characters>
  <Application>Microsoft Office Word</Application>
  <DocSecurity>0</DocSecurity>
  <Lines>127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Haley Keegan</dc:creator>
  <cp:keywords/>
  <dc:description/>
  <cp:lastModifiedBy>Calvin Pickup Jr.</cp:lastModifiedBy>
  <cp:revision>5</cp:revision>
  <dcterms:created xsi:type="dcterms:W3CDTF">2024-12-09T17:37:00Z</dcterms:created>
  <dcterms:modified xsi:type="dcterms:W3CDTF">2026-02-24T03:15:00Z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2048">
    <vt:lpwstr>336</vt:lpwstr>
  </property>
  <property fmtid="{D5CDD505-2E9C-101B-9397-08002B2CF9AE}" pid="3" name="AuthorIds_UIVersion_1536">
    <vt:lpwstr>152</vt:lpwstr>
  </property>
  <property fmtid="{D5CDD505-2E9C-101B-9397-08002B2CF9AE}" pid="4" name="ContentTypeId">
    <vt:lpwstr>0x01010082A77B93BD4DE345BBC904A350E10CB8</vt:lpwstr>
  </property>
  <property fmtid="{D5CDD505-2E9C-101B-9397-08002B2CF9AE}" pid="5" name="MediaServiceImageTags">
    <vt:lpwstr/>
  </property>
</Properties>
</file>